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17A3A" w:rsidRPr="004C7533" w:rsidRDefault="00217A3A" w:rsidP="000125AB"/>
    <w:p w:rsidR="00217A3A" w:rsidRDefault="00217A3A" w:rsidP="000125AB"/>
    <w:p w:rsidR="00C5151C" w:rsidRDefault="00C5151C" w:rsidP="000125AB"/>
    <w:p w:rsidR="00C5151C" w:rsidRDefault="00C5151C" w:rsidP="000125AB"/>
    <w:p w:rsidR="00C5151C" w:rsidRDefault="00C5151C" w:rsidP="000125AB"/>
    <w:p w:rsidR="00C5151C" w:rsidRDefault="00C5151C" w:rsidP="000125AB"/>
    <w:p w:rsidR="00C5151C" w:rsidRDefault="00C5151C" w:rsidP="000125AB"/>
    <w:p w:rsidR="00C5151C" w:rsidRDefault="00C5151C" w:rsidP="000125AB"/>
    <w:p w:rsidR="00BE46BB" w:rsidRDefault="00BE46BB" w:rsidP="000125AB"/>
    <w:p w:rsidR="00BE46BB" w:rsidRDefault="00BE46BB" w:rsidP="000125AB"/>
    <w:p w:rsidR="00BE46BB" w:rsidRDefault="00BE46BB" w:rsidP="000125AB"/>
    <w:p w:rsidR="00217A3A" w:rsidRDefault="00217A3A" w:rsidP="000125AB"/>
    <w:p w:rsidR="00217A3A" w:rsidRDefault="001D6306" w:rsidP="000125AB">
      <w:r>
        <w:rPr>
          <w:noProof/>
        </w:rPr>
        <w:drawing>
          <wp:anchor distT="0" distB="0" distL="114300" distR="114300" simplePos="0" relativeHeight="251657216" behindDoc="1" locked="0" layoutInCell="1" allowOverlap="1" wp14:anchorId="29A96EA1" wp14:editId="6405EA42">
            <wp:simplePos x="0" y="0"/>
            <wp:positionH relativeFrom="column">
              <wp:posOffset>-56960</wp:posOffset>
            </wp:positionH>
            <wp:positionV relativeFrom="paragraph">
              <wp:posOffset>62230</wp:posOffset>
            </wp:positionV>
            <wp:extent cx="4251960" cy="3720465"/>
            <wp:effectExtent l="0" t="0" r="0" b="0"/>
            <wp:wrapNone/>
            <wp:docPr id="92" name="Picture 560" descr="DBIeagle_m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BIeagle_me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60" cy="372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A3A" w:rsidRDefault="00217A3A" w:rsidP="000125AB"/>
    <w:p w:rsidR="00217A3A" w:rsidRDefault="00217A3A" w:rsidP="000125AB"/>
    <w:p w:rsidR="00217A3A" w:rsidRDefault="00217A3A" w:rsidP="000125AB"/>
    <w:p w:rsidR="00217A3A" w:rsidRDefault="00217A3A" w:rsidP="000125AB"/>
    <w:p w:rsidR="00217A3A" w:rsidRDefault="00217A3A" w:rsidP="000125AB"/>
    <w:p w:rsidR="00217A3A" w:rsidRDefault="00217A3A" w:rsidP="000125AB"/>
    <w:p w:rsidR="00217A3A" w:rsidRDefault="00431045" w:rsidP="00795DA8">
      <w:pPr>
        <w:pStyle w:val="MainTitle"/>
      </w:pPr>
      <w:r>
        <w:t>LIFE OF CHRIST</w:t>
      </w:r>
    </w:p>
    <w:p w:rsidR="00217A3A" w:rsidRDefault="00431045" w:rsidP="00795DA8">
      <w:pPr>
        <w:pStyle w:val="Subtitle1"/>
      </w:pPr>
      <w:r>
        <w:t>An Intimate Look at the Life of Christ</w:t>
      </w:r>
    </w:p>
    <w:p w:rsidR="00217A3A" w:rsidRDefault="00217A3A" w:rsidP="000125AB"/>
    <w:p w:rsidR="00217A3A" w:rsidRDefault="00217A3A" w:rsidP="000125AB"/>
    <w:p w:rsidR="00217A3A" w:rsidRDefault="00217A3A" w:rsidP="000125AB"/>
    <w:p w:rsidR="00217A3A" w:rsidRDefault="00217A3A" w:rsidP="000125AB"/>
    <w:p w:rsidR="00217A3A" w:rsidRDefault="00217A3A" w:rsidP="000125AB"/>
    <w:p w:rsidR="00217A3A" w:rsidRDefault="00217A3A" w:rsidP="000125AB"/>
    <w:p w:rsidR="002F58E2" w:rsidRPr="002D4109" w:rsidRDefault="002F58E2" w:rsidP="000125AB"/>
    <w:p w:rsidR="002F58E2" w:rsidRPr="002D4109" w:rsidRDefault="002F58E2" w:rsidP="000125AB"/>
    <w:p w:rsidR="002F58E2" w:rsidRDefault="002F58E2" w:rsidP="000125AB"/>
    <w:p w:rsidR="002F58E2" w:rsidRPr="002D4109" w:rsidRDefault="002F58E2" w:rsidP="000125AB"/>
    <w:p w:rsidR="002F58E2" w:rsidRPr="002D4109" w:rsidRDefault="002F58E2" w:rsidP="000125AB"/>
    <w:p w:rsidR="002F4215" w:rsidRDefault="002F4215" w:rsidP="000125AB"/>
    <w:p w:rsidR="002F4215" w:rsidRDefault="002F4215" w:rsidP="000125AB"/>
    <w:p w:rsidR="002F4215" w:rsidRDefault="002F4215" w:rsidP="000125AB"/>
    <w:p w:rsidR="002F4215" w:rsidRDefault="002F4215" w:rsidP="000125AB"/>
    <w:p w:rsidR="002F4215" w:rsidRDefault="002F4215" w:rsidP="000125AB"/>
    <w:p w:rsidR="002F4215" w:rsidRDefault="002F4215" w:rsidP="000125AB"/>
    <w:p w:rsidR="002F4215" w:rsidRPr="002D4109" w:rsidRDefault="002F4215" w:rsidP="000125AB"/>
    <w:p w:rsidR="00217A3A" w:rsidRPr="00217A3A" w:rsidRDefault="00AB496E" w:rsidP="000125AB">
      <w:pPr>
        <w:pStyle w:val="ParagraphRightAlign"/>
      </w:pPr>
      <w:r>
        <w:rPr>
          <w:noProof/>
        </w:rPr>
        <mc:AlternateContent>
          <mc:Choice Requires="wps">
            <w:drawing>
              <wp:anchor distT="0" distB="0" distL="114300" distR="114300" simplePos="0" relativeHeight="251658240" behindDoc="0" locked="0" layoutInCell="1" allowOverlap="1" wp14:anchorId="51F8C2A9" wp14:editId="4F50C1AF">
                <wp:simplePos x="0" y="0"/>
                <wp:positionH relativeFrom="column">
                  <wp:posOffset>3234055</wp:posOffset>
                </wp:positionH>
                <wp:positionV relativeFrom="paragraph">
                  <wp:posOffset>6088380</wp:posOffset>
                </wp:positionV>
                <wp:extent cx="2469515" cy="1053465"/>
                <wp:effectExtent l="5080" t="11430" r="11430" b="11430"/>
                <wp:wrapNone/>
                <wp:docPr id="1"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515" cy="1053465"/>
                        </a:xfrm>
                        <a:prstGeom prst="rect">
                          <a:avLst/>
                        </a:prstGeom>
                        <a:solidFill>
                          <a:srgbClr val="FFFFFF"/>
                        </a:solidFill>
                        <a:ln w="9525">
                          <a:solidFill>
                            <a:srgbClr val="FFFFFF"/>
                          </a:solidFill>
                          <a:miter lim="800000"/>
                          <a:headEnd/>
                          <a:tailEnd/>
                        </a:ln>
                      </wps:spPr>
                      <wps:txbx>
                        <w:txbxContent>
                          <w:p w:rsidR="004610DC" w:rsidRPr="00217A3A" w:rsidRDefault="004610DC" w:rsidP="0030049A"/>
                          <w:p w:rsidR="004610DC" w:rsidRDefault="004610DC" w:rsidP="0030049A"/>
                          <w:p w:rsidR="004610DC" w:rsidRPr="00217A3A" w:rsidRDefault="004610DC" w:rsidP="0030049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left:0;text-align:left;margin-left:254.65pt;margin-top:479.4pt;width:194.45pt;height:8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" strokecolor="white">
                <v:textbox>
                  <w:txbxContent>
                    <w:p w:rsidR="004610DC" w:rsidRPr="00217A3A" w:rsidRDefault="004610DC" w:rsidP="0030049A"/>
                    <w:p w:rsidR="004610DC" w:rsidRDefault="004610DC" w:rsidP="0030049A"/>
                    <w:p w:rsidR="004610DC" w:rsidRPr="00217A3A" w:rsidRDefault="004610DC" w:rsidP="0030049A"/>
                  </w:txbxContent>
                </v:textbox>
              </v:rect>
            </w:pict>
          </mc:Fallback>
        </mc:AlternateContent>
      </w:r>
      <w:r w:rsidR="00217A3A" w:rsidRPr="00217A3A">
        <w:t>DELIVERANCE BIBLE INSTITUTE</w:t>
      </w:r>
    </w:p>
    <w:p w:rsidR="00C5151C" w:rsidRPr="00724244" w:rsidRDefault="00217A3A" w:rsidP="00BE46BB">
      <w:pPr>
        <w:pStyle w:val="ParagraphRightAlign"/>
      </w:pPr>
      <w:r w:rsidRPr="00217A3A">
        <w:t>Portland, Maine, USA</w:t>
      </w:r>
      <w:r w:rsidR="00C5151C" w:rsidRPr="00724244">
        <w:br w:type="page"/>
      </w:r>
    </w:p>
    <w:p w:rsidR="00F7035C" w:rsidRPr="00F7035C" w:rsidRDefault="004C7533" w:rsidP="00763E7F">
      <w:pPr>
        <w:pStyle w:val="CenteredParagraph"/>
      </w:pPr>
      <w:r w:rsidRPr="00F7035C">
        <w:lastRenderedPageBreak/>
        <w:t>Table of Contents</w:t>
      </w:r>
    </w:p>
    <w:p w:rsidR="00F7035C" w:rsidRDefault="00F7035C" w:rsidP="00F7035C"/>
    <w:p w:rsidR="00854AC5" w:rsidRDefault="00854AC5">
      <w:pPr>
        <w:pStyle w:val="TOC1"/>
        <w:rPr>
          <w:rFonts w:asciiTheme="minorHAnsi" w:eastAsiaTheme="minorEastAsia" w:hAnsiTheme="minorHAnsi" w:cstheme="minorBidi"/>
          <w:b w:val="0"/>
          <w:bCs w:val="0"/>
          <w:caps w:val="0"/>
          <w:noProof/>
          <w:sz w:val="22"/>
          <w:szCs w:val="22"/>
        </w:rPr>
      </w:pPr>
      <w:r>
        <w:fldChar w:fldCharType="begin"/>
      </w:r>
      <w:r>
        <w:instrText xml:space="preserve"> TOC \h \z \t "Heading 2,1,Heading 2 Swa,1,Heading 2b,1,Heading 2 No break,1" </w:instrText>
      </w:r>
      <w:r>
        <w:fldChar w:fldCharType="separate"/>
      </w:r>
      <w:hyperlink w:anchor="_Toc338753259" w:history="1">
        <w:r w:rsidRPr="003909FF">
          <w:rPr>
            <w:rStyle w:val="Hyperlink"/>
            <w:noProof/>
          </w:rPr>
          <w:t xml:space="preserve">Lesson 1: Introduction </w:t>
        </w:r>
        <w:r w:rsidRPr="003909FF">
          <w:rPr>
            <w:rStyle w:val="Hyperlink"/>
            <w:i/>
            <w:noProof/>
          </w:rPr>
          <w:t>&amp;</w:t>
        </w:r>
        <w:r w:rsidRPr="003909FF">
          <w:rPr>
            <w:rStyle w:val="Hyperlink"/>
            <w:noProof/>
          </w:rPr>
          <w:t xml:space="preserve"> Christ before Bethlehem, Part 1</w:t>
        </w:r>
        <w:r>
          <w:rPr>
            <w:noProof/>
            <w:webHidden/>
          </w:rPr>
          <w:tab/>
        </w:r>
        <w:r>
          <w:rPr>
            <w:noProof/>
            <w:webHidden/>
          </w:rPr>
          <w:fldChar w:fldCharType="begin"/>
        </w:r>
        <w:r>
          <w:rPr>
            <w:noProof/>
            <w:webHidden/>
          </w:rPr>
          <w:instrText xml:space="preserve"> PAGEREF _Toc338753259 \h </w:instrText>
        </w:r>
        <w:r>
          <w:rPr>
            <w:noProof/>
            <w:webHidden/>
          </w:rPr>
        </w:r>
        <w:r>
          <w:rPr>
            <w:noProof/>
            <w:webHidden/>
          </w:rPr>
          <w:fldChar w:fldCharType="separate"/>
        </w:r>
        <w:r w:rsidR="007330E2">
          <w:rPr>
            <w:noProof/>
            <w:webHidden/>
          </w:rPr>
          <w:t>3</w:t>
        </w:r>
        <w:r>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0" w:history="1">
        <w:r w:rsidR="00854AC5" w:rsidRPr="003909FF">
          <w:rPr>
            <w:rStyle w:val="Hyperlink"/>
            <w:noProof/>
          </w:rPr>
          <w:t>Lesson 2: Christ before Bethlehem, Part 2</w:t>
        </w:r>
        <w:r w:rsidR="00854AC5">
          <w:rPr>
            <w:noProof/>
            <w:webHidden/>
          </w:rPr>
          <w:tab/>
        </w:r>
        <w:r w:rsidR="00854AC5">
          <w:rPr>
            <w:noProof/>
            <w:webHidden/>
          </w:rPr>
          <w:fldChar w:fldCharType="begin"/>
        </w:r>
        <w:r w:rsidR="00854AC5">
          <w:rPr>
            <w:noProof/>
            <w:webHidden/>
          </w:rPr>
          <w:instrText xml:space="preserve"> PAGEREF _Toc338753260 \h </w:instrText>
        </w:r>
        <w:r w:rsidR="00854AC5">
          <w:rPr>
            <w:noProof/>
            <w:webHidden/>
          </w:rPr>
        </w:r>
        <w:r w:rsidR="00854AC5">
          <w:rPr>
            <w:noProof/>
            <w:webHidden/>
          </w:rPr>
          <w:fldChar w:fldCharType="separate"/>
        </w:r>
        <w:r w:rsidR="007330E2">
          <w:rPr>
            <w:noProof/>
            <w:webHidden/>
          </w:rPr>
          <w:t>14</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1" w:history="1">
        <w:r w:rsidR="00854AC5" w:rsidRPr="003909FF">
          <w:rPr>
            <w:rStyle w:val="Hyperlink"/>
            <w:noProof/>
          </w:rPr>
          <w:t>Lesson 3: Places Christ Visited</w:t>
        </w:r>
        <w:r w:rsidR="00854AC5">
          <w:rPr>
            <w:noProof/>
            <w:webHidden/>
          </w:rPr>
          <w:tab/>
        </w:r>
        <w:r w:rsidR="00854AC5">
          <w:rPr>
            <w:noProof/>
            <w:webHidden/>
          </w:rPr>
          <w:fldChar w:fldCharType="begin"/>
        </w:r>
        <w:r w:rsidR="00854AC5">
          <w:rPr>
            <w:noProof/>
            <w:webHidden/>
          </w:rPr>
          <w:instrText xml:space="preserve"> PAGEREF _Toc338753261 \h </w:instrText>
        </w:r>
        <w:r w:rsidR="00854AC5">
          <w:rPr>
            <w:noProof/>
            <w:webHidden/>
          </w:rPr>
        </w:r>
        <w:r w:rsidR="00854AC5">
          <w:rPr>
            <w:noProof/>
            <w:webHidden/>
          </w:rPr>
          <w:fldChar w:fldCharType="separate"/>
        </w:r>
        <w:r w:rsidR="007330E2">
          <w:rPr>
            <w:noProof/>
            <w:webHidden/>
          </w:rPr>
          <w:t>20</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2" w:history="1">
        <w:r w:rsidR="00854AC5" w:rsidRPr="003909FF">
          <w:rPr>
            <w:rStyle w:val="Hyperlink"/>
            <w:noProof/>
          </w:rPr>
          <w:t>Lesson 4: Christ’s Birth &amp; Early Years</w:t>
        </w:r>
        <w:r w:rsidR="00854AC5">
          <w:rPr>
            <w:noProof/>
            <w:webHidden/>
          </w:rPr>
          <w:tab/>
        </w:r>
        <w:r w:rsidR="00854AC5">
          <w:rPr>
            <w:noProof/>
            <w:webHidden/>
          </w:rPr>
          <w:fldChar w:fldCharType="begin"/>
        </w:r>
        <w:r w:rsidR="00854AC5">
          <w:rPr>
            <w:noProof/>
            <w:webHidden/>
          </w:rPr>
          <w:instrText xml:space="preserve"> PAGEREF _Toc338753262 \h </w:instrText>
        </w:r>
        <w:r w:rsidR="00854AC5">
          <w:rPr>
            <w:noProof/>
            <w:webHidden/>
          </w:rPr>
        </w:r>
        <w:r w:rsidR="00854AC5">
          <w:rPr>
            <w:noProof/>
            <w:webHidden/>
          </w:rPr>
          <w:fldChar w:fldCharType="separate"/>
        </w:r>
        <w:r w:rsidR="007330E2">
          <w:rPr>
            <w:noProof/>
            <w:webHidden/>
          </w:rPr>
          <w:t>22</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3" w:history="1">
        <w:r w:rsidR="00854AC5" w:rsidRPr="003909FF">
          <w:rPr>
            <w:rStyle w:val="Hyperlink"/>
            <w:noProof/>
          </w:rPr>
          <w:t>Lesson 5: Baptism &amp; Temptation of Jesus</w:t>
        </w:r>
        <w:r w:rsidR="00854AC5">
          <w:rPr>
            <w:noProof/>
            <w:webHidden/>
          </w:rPr>
          <w:tab/>
        </w:r>
        <w:r w:rsidR="00854AC5">
          <w:rPr>
            <w:noProof/>
            <w:webHidden/>
          </w:rPr>
          <w:fldChar w:fldCharType="begin"/>
        </w:r>
        <w:r w:rsidR="00854AC5">
          <w:rPr>
            <w:noProof/>
            <w:webHidden/>
          </w:rPr>
          <w:instrText xml:space="preserve"> PAGEREF _Toc338753263 \h </w:instrText>
        </w:r>
        <w:r w:rsidR="00854AC5">
          <w:rPr>
            <w:noProof/>
            <w:webHidden/>
          </w:rPr>
        </w:r>
        <w:r w:rsidR="00854AC5">
          <w:rPr>
            <w:noProof/>
            <w:webHidden/>
          </w:rPr>
          <w:fldChar w:fldCharType="separate"/>
        </w:r>
        <w:r w:rsidR="007330E2">
          <w:rPr>
            <w:noProof/>
            <w:webHidden/>
          </w:rPr>
          <w:t>23</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4" w:history="1">
        <w:r w:rsidR="00854AC5" w:rsidRPr="003909FF">
          <w:rPr>
            <w:rStyle w:val="Hyperlink"/>
            <w:noProof/>
          </w:rPr>
          <w:t>Lesson 6: The Disciples of Christ</w:t>
        </w:r>
        <w:r w:rsidR="00854AC5">
          <w:rPr>
            <w:noProof/>
            <w:webHidden/>
          </w:rPr>
          <w:tab/>
        </w:r>
        <w:r w:rsidR="00854AC5">
          <w:rPr>
            <w:noProof/>
            <w:webHidden/>
          </w:rPr>
          <w:fldChar w:fldCharType="begin"/>
        </w:r>
        <w:r w:rsidR="00854AC5">
          <w:rPr>
            <w:noProof/>
            <w:webHidden/>
          </w:rPr>
          <w:instrText xml:space="preserve"> PAGEREF _Toc338753264 \h </w:instrText>
        </w:r>
        <w:r w:rsidR="00854AC5">
          <w:rPr>
            <w:noProof/>
            <w:webHidden/>
          </w:rPr>
        </w:r>
        <w:r w:rsidR="00854AC5">
          <w:rPr>
            <w:noProof/>
            <w:webHidden/>
          </w:rPr>
          <w:fldChar w:fldCharType="separate"/>
        </w:r>
        <w:r w:rsidR="007330E2">
          <w:rPr>
            <w:noProof/>
            <w:webHidden/>
          </w:rPr>
          <w:t>24</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5" w:history="1">
        <w:r w:rsidR="00854AC5" w:rsidRPr="003909FF">
          <w:rPr>
            <w:rStyle w:val="Hyperlink"/>
            <w:noProof/>
          </w:rPr>
          <w:t>Lesson 7: Dialogues &amp; Debate</w:t>
        </w:r>
        <w:r w:rsidR="00854AC5">
          <w:rPr>
            <w:noProof/>
            <w:webHidden/>
          </w:rPr>
          <w:tab/>
        </w:r>
        <w:r w:rsidR="00854AC5">
          <w:rPr>
            <w:noProof/>
            <w:webHidden/>
          </w:rPr>
          <w:fldChar w:fldCharType="begin"/>
        </w:r>
        <w:r w:rsidR="00854AC5">
          <w:rPr>
            <w:noProof/>
            <w:webHidden/>
          </w:rPr>
          <w:instrText xml:space="preserve"> PAGEREF _Toc338753265 \h </w:instrText>
        </w:r>
        <w:r w:rsidR="00854AC5">
          <w:rPr>
            <w:noProof/>
            <w:webHidden/>
          </w:rPr>
        </w:r>
        <w:r w:rsidR="00854AC5">
          <w:rPr>
            <w:noProof/>
            <w:webHidden/>
          </w:rPr>
          <w:fldChar w:fldCharType="separate"/>
        </w:r>
        <w:r w:rsidR="007330E2">
          <w:rPr>
            <w:noProof/>
            <w:webHidden/>
          </w:rPr>
          <w:t>25</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6" w:history="1">
        <w:r w:rsidR="00854AC5" w:rsidRPr="003909FF">
          <w:rPr>
            <w:rStyle w:val="Hyperlink"/>
            <w:noProof/>
          </w:rPr>
          <w:t>Lesson 8: Miracles of Christ, Part 1</w:t>
        </w:r>
        <w:r w:rsidR="00854AC5">
          <w:rPr>
            <w:noProof/>
            <w:webHidden/>
          </w:rPr>
          <w:tab/>
        </w:r>
        <w:r w:rsidR="00854AC5">
          <w:rPr>
            <w:noProof/>
            <w:webHidden/>
          </w:rPr>
          <w:fldChar w:fldCharType="begin"/>
        </w:r>
        <w:r w:rsidR="00854AC5">
          <w:rPr>
            <w:noProof/>
            <w:webHidden/>
          </w:rPr>
          <w:instrText xml:space="preserve"> PAGEREF _Toc338753266 \h </w:instrText>
        </w:r>
        <w:r w:rsidR="00854AC5">
          <w:rPr>
            <w:noProof/>
            <w:webHidden/>
          </w:rPr>
        </w:r>
        <w:r w:rsidR="00854AC5">
          <w:rPr>
            <w:noProof/>
            <w:webHidden/>
          </w:rPr>
          <w:fldChar w:fldCharType="separate"/>
        </w:r>
        <w:r w:rsidR="007330E2">
          <w:rPr>
            <w:noProof/>
            <w:webHidden/>
          </w:rPr>
          <w:t>26</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7" w:history="1">
        <w:r w:rsidR="00854AC5" w:rsidRPr="003909FF">
          <w:rPr>
            <w:rStyle w:val="Hyperlink"/>
            <w:noProof/>
          </w:rPr>
          <w:t>Lesson 9: Miracles of Christ, Part 2</w:t>
        </w:r>
        <w:r w:rsidR="00854AC5">
          <w:rPr>
            <w:noProof/>
            <w:webHidden/>
          </w:rPr>
          <w:tab/>
        </w:r>
        <w:r w:rsidR="00854AC5">
          <w:rPr>
            <w:noProof/>
            <w:webHidden/>
          </w:rPr>
          <w:fldChar w:fldCharType="begin"/>
        </w:r>
        <w:r w:rsidR="00854AC5">
          <w:rPr>
            <w:noProof/>
            <w:webHidden/>
          </w:rPr>
          <w:instrText xml:space="preserve"> PAGEREF _Toc338753267 \h </w:instrText>
        </w:r>
        <w:r w:rsidR="00854AC5">
          <w:rPr>
            <w:noProof/>
            <w:webHidden/>
          </w:rPr>
        </w:r>
        <w:r w:rsidR="00854AC5">
          <w:rPr>
            <w:noProof/>
            <w:webHidden/>
          </w:rPr>
          <w:fldChar w:fldCharType="separate"/>
        </w:r>
        <w:r w:rsidR="007330E2">
          <w:rPr>
            <w:noProof/>
            <w:webHidden/>
          </w:rPr>
          <w:t>27</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8" w:history="1">
        <w:r w:rsidR="00854AC5" w:rsidRPr="003909FF">
          <w:rPr>
            <w:rStyle w:val="Hyperlink"/>
            <w:noProof/>
          </w:rPr>
          <w:t>Lesson 10: Some Teachings of Christ</w:t>
        </w:r>
        <w:r w:rsidR="00854AC5">
          <w:rPr>
            <w:noProof/>
            <w:webHidden/>
          </w:rPr>
          <w:tab/>
        </w:r>
        <w:r w:rsidR="00854AC5">
          <w:rPr>
            <w:noProof/>
            <w:webHidden/>
          </w:rPr>
          <w:fldChar w:fldCharType="begin"/>
        </w:r>
        <w:r w:rsidR="00854AC5">
          <w:rPr>
            <w:noProof/>
            <w:webHidden/>
          </w:rPr>
          <w:instrText xml:space="preserve"> PAGEREF _Toc338753268 \h </w:instrText>
        </w:r>
        <w:r w:rsidR="00854AC5">
          <w:rPr>
            <w:noProof/>
            <w:webHidden/>
          </w:rPr>
        </w:r>
        <w:r w:rsidR="00854AC5">
          <w:rPr>
            <w:noProof/>
            <w:webHidden/>
          </w:rPr>
          <w:fldChar w:fldCharType="separate"/>
        </w:r>
        <w:r w:rsidR="007330E2">
          <w:rPr>
            <w:noProof/>
            <w:webHidden/>
          </w:rPr>
          <w:t>28</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69" w:history="1">
        <w:r w:rsidR="00854AC5" w:rsidRPr="003909FF">
          <w:rPr>
            <w:rStyle w:val="Hyperlink"/>
            <w:noProof/>
          </w:rPr>
          <w:t>Lesson 11: Christ’s Final Days as a Man</w:t>
        </w:r>
        <w:r w:rsidR="00854AC5">
          <w:rPr>
            <w:noProof/>
            <w:webHidden/>
          </w:rPr>
          <w:tab/>
        </w:r>
        <w:r w:rsidR="00854AC5">
          <w:rPr>
            <w:noProof/>
            <w:webHidden/>
          </w:rPr>
          <w:fldChar w:fldCharType="begin"/>
        </w:r>
        <w:r w:rsidR="00854AC5">
          <w:rPr>
            <w:noProof/>
            <w:webHidden/>
          </w:rPr>
          <w:instrText xml:space="preserve"> PAGEREF _Toc338753269 \h </w:instrText>
        </w:r>
        <w:r w:rsidR="00854AC5">
          <w:rPr>
            <w:noProof/>
            <w:webHidden/>
          </w:rPr>
        </w:r>
        <w:r w:rsidR="00854AC5">
          <w:rPr>
            <w:noProof/>
            <w:webHidden/>
          </w:rPr>
          <w:fldChar w:fldCharType="separate"/>
        </w:r>
        <w:r w:rsidR="007330E2">
          <w:rPr>
            <w:noProof/>
            <w:webHidden/>
          </w:rPr>
          <w:t>29</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70" w:history="1">
        <w:r w:rsidR="00854AC5" w:rsidRPr="003909FF">
          <w:rPr>
            <w:rStyle w:val="Hyperlink"/>
            <w:noProof/>
          </w:rPr>
          <w:t>Lesson 12: The Christ of Today</w:t>
        </w:r>
        <w:r w:rsidR="00854AC5">
          <w:rPr>
            <w:noProof/>
            <w:webHidden/>
          </w:rPr>
          <w:tab/>
        </w:r>
        <w:r w:rsidR="00854AC5">
          <w:rPr>
            <w:noProof/>
            <w:webHidden/>
          </w:rPr>
          <w:fldChar w:fldCharType="begin"/>
        </w:r>
        <w:r w:rsidR="00854AC5">
          <w:rPr>
            <w:noProof/>
            <w:webHidden/>
          </w:rPr>
          <w:instrText xml:space="preserve"> PAGEREF _Toc338753270 \h </w:instrText>
        </w:r>
        <w:r w:rsidR="00854AC5">
          <w:rPr>
            <w:noProof/>
            <w:webHidden/>
          </w:rPr>
        </w:r>
        <w:r w:rsidR="00854AC5">
          <w:rPr>
            <w:noProof/>
            <w:webHidden/>
          </w:rPr>
          <w:fldChar w:fldCharType="separate"/>
        </w:r>
        <w:r w:rsidR="007330E2">
          <w:rPr>
            <w:noProof/>
            <w:webHidden/>
          </w:rPr>
          <w:t>37</w:t>
        </w:r>
        <w:r w:rsidR="00854AC5">
          <w:rPr>
            <w:noProof/>
            <w:webHidden/>
          </w:rPr>
          <w:fldChar w:fldCharType="end"/>
        </w:r>
      </w:hyperlink>
    </w:p>
    <w:p w:rsidR="00854AC5" w:rsidRDefault="004610DC">
      <w:pPr>
        <w:pStyle w:val="TOC1"/>
        <w:rPr>
          <w:rFonts w:asciiTheme="minorHAnsi" w:eastAsiaTheme="minorEastAsia" w:hAnsiTheme="minorHAnsi" w:cstheme="minorBidi"/>
          <w:b w:val="0"/>
          <w:bCs w:val="0"/>
          <w:caps w:val="0"/>
          <w:noProof/>
          <w:sz w:val="22"/>
          <w:szCs w:val="22"/>
        </w:rPr>
      </w:pPr>
      <w:hyperlink w:anchor="_Toc338753271" w:history="1">
        <w:r w:rsidR="00854AC5" w:rsidRPr="003909FF">
          <w:rPr>
            <w:rStyle w:val="Hyperlink"/>
            <w:noProof/>
          </w:rPr>
          <w:t>Life of Christ Final Exam</w:t>
        </w:r>
        <w:r w:rsidR="00854AC5">
          <w:rPr>
            <w:noProof/>
            <w:webHidden/>
          </w:rPr>
          <w:tab/>
        </w:r>
        <w:r w:rsidR="00854AC5">
          <w:rPr>
            <w:noProof/>
            <w:webHidden/>
          </w:rPr>
          <w:fldChar w:fldCharType="begin"/>
        </w:r>
        <w:r w:rsidR="00854AC5">
          <w:rPr>
            <w:noProof/>
            <w:webHidden/>
          </w:rPr>
          <w:instrText xml:space="preserve"> PAGEREF _Toc338753271 \h </w:instrText>
        </w:r>
        <w:r w:rsidR="00854AC5">
          <w:rPr>
            <w:noProof/>
            <w:webHidden/>
          </w:rPr>
        </w:r>
        <w:r w:rsidR="00854AC5">
          <w:rPr>
            <w:noProof/>
            <w:webHidden/>
          </w:rPr>
          <w:fldChar w:fldCharType="separate"/>
        </w:r>
        <w:r w:rsidR="007330E2">
          <w:rPr>
            <w:noProof/>
            <w:webHidden/>
          </w:rPr>
          <w:t>41</w:t>
        </w:r>
        <w:r w:rsidR="00854AC5">
          <w:rPr>
            <w:noProof/>
            <w:webHidden/>
          </w:rPr>
          <w:fldChar w:fldCharType="end"/>
        </w:r>
      </w:hyperlink>
    </w:p>
    <w:p w:rsidR="00F7035C" w:rsidRDefault="00854AC5" w:rsidP="00F7035C">
      <w:r>
        <w:fldChar w:fldCharType="end"/>
      </w:r>
    </w:p>
    <w:p w:rsidR="00FC66CB" w:rsidRDefault="00FC66CB">
      <w:r>
        <w:br w:type="page"/>
      </w:r>
    </w:p>
    <w:p w:rsidR="00F55E07" w:rsidRDefault="00F55E07" w:rsidP="0047452D">
      <w:pPr>
        <w:pStyle w:val="Heading2"/>
      </w:pPr>
      <w:bookmarkStart w:id="0" w:name="_Toc338753259"/>
      <w:r>
        <w:lastRenderedPageBreak/>
        <w:t xml:space="preserve">Lesson 1: Introduction </w:t>
      </w:r>
      <w:r w:rsidRPr="00C3661F">
        <w:rPr>
          <w:i/>
        </w:rPr>
        <w:t>&amp;</w:t>
      </w:r>
      <w:r>
        <w:t xml:space="preserve"> Christ </w:t>
      </w:r>
      <w:r w:rsidR="00C3661F">
        <w:t>before</w:t>
      </w:r>
      <w:r>
        <w:t xml:space="preserve"> Bethlehem, Part 1</w:t>
      </w:r>
      <w:bookmarkEnd w:id="0"/>
    </w:p>
    <w:p w:rsidR="001360A2" w:rsidRDefault="001360A2" w:rsidP="00F7035C"/>
    <w:p w:rsidR="00C3661F" w:rsidRDefault="00C3661F" w:rsidP="00F7035C">
      <w:r>
        <w:t xml:space="preserve">Silent Moment: </w:t>
      </w:r>
      <w:r w:rsidR="001360A2">
        <w:t>“Communication Skills” &amp; “The Passion of Loving Silence”</w:t>
      </w:r>
    </w:p>
    <w:p w:rsidR="00A00925" w:rsidRDefault="00A00925" w:rsidP="00F7035C"/>
    <w:p w:rsidR="00A00925" w:rsidRDefault="00A00925" w:rsidP="00F7035C">
      <w:r>
        <w:t>Lesson Description:</w:t>
      </w:r>
    </w:p>
    <w:p w:rsidR="00A00925" w:rsidRDefault="00A00925" w:rsidP="00F7035C"/>
    <w:p w:rsidR="00C40E16" w:rsidRDefault="00A00925" w:rsidP="00093A3A">
      <w:pPr>
        <w:pStyle w:val="ParagraphNormal"/>
      </w:pPr>
      <w:r>
        <w:t>We will first take an overview look at our study and then will begin our study with “Christ before Bethlehem.” Christ pre-existed his incarnation in Bethlehem and this is a very important Bible doctrine.</w:t>
      </w:r>
    </w:p>
    <w:p w:rsidR="00FC01FC" w:rsidRDefault="00C40E16" w:rsidP="00FC01FC">
      <w:pPr>
        <w:pStyle w:val="Title"/>
      </w:pPr>
      <w:r>
        <w:br w:type="page"/>
      </w:r>
      <w:r w:rsidR="00FC01FC">
        <w:lastRenderedPageBreak/>
        <w:t>COMMUNICATION SKILLS</w:t>
      </w:r>
    </w:p>
    <w:p w:rsidR="00FC01FC" w:rsidRDefault="00A751BB" w:rsidP="00093A3A">
      <w:pPr>
        <w:pStyle w:val="ParagraphNormal"/>
      </w:pPr>
      <w:r>
        <w:t xml:space="preserve">If you will use the following 4 skills to communicate the Gospel, you will excel and be exceedingly fruitful. Some will produce 30, some 60 and some 100 fold! (Mark 4:8) You shall </w:t>
      </w:r>
      <w:proofErr w:type="gramStart"/>
      <w:r>
        <w:t>come</w:t>
      </w:r>
      <w:proofErr w:type="gramEnd"/>
      <w:r>
        <w:t xml:space="preserve"> rejoicing bringing your sheaves with you. (Psalm 126:6) </w:t>
      </w:r>
      <w:r w:rsidR="00FC01FC" w:rsidRPr="00FC01FC">
        <w:t>Prayer is an absolute Must before communicating the GOSPEL effectively.</w:t>
      </w:r>
    </w:p>
    <w:p w:rsidR="00A751BB" w:rsidRDefault="00A751BB" w:rsidP="00093A3A">
      <w:pPr>
        <w:pStyle w:val="ParagraphNormal"/>
      </w:pPr>
      <w:r>
        <w:t>You need to have a deeper knowledge of the 4 following tools or skills to properly communicate the Gospel (Good News) to others.</w:t>
      </w:r>
    </w:p>
    <w:p w:rsidR="00A751BB" w:rsidRPr="007F42D3" w:rsidRDefault="00A751BB" w:rsidP="007F42D3">
      <w:pPr>
        <w:pStyle w:val="Scripture"/>
      </w:pPr>
      <w:r w:rsidRPr="007F42D3">
        <w:t xml:space="preserve">Proverbs 11:30 </w:t>
      </w:r>
      <w:proofErr w:type="gramStart"/>
      <w:r w:rsidRPr="007F42D3">
        <w:t>The</w:t>
      </w:r>
      <w:proofErr w:type="gramEnd"/>
      <w:r w:rsidRPr="007F42D3">
        <w:t xml:space="preserve"> fruit of the righteous is a tree of life; and he that </w:t>
      </w:r>
      <w:proofErr w:type="spellStart"/>
      <w:r w:rsidRPr="007F42D3">
        <w:t>winneth</w:t>
      </w:r>
      <w:proofErr w:type="spellEnd"/>
      <w:r w:rsidRPr="007F42D3">
        <w:t xml:space="preserve"> souls is wise.</w:t>
      </w:r>
    </w:p>
    <w:p w:rsidR="00A751BB" w:rsidRPr="007F42D3" w:rsidRDefault="00A751BB" w:rsidP="007F42D3">
      <w:pPr>
        <w:pStyle w:val="Scripture"/>
      </w:pPr>
      <w:r w:rsidRPr="007F42D3">
        <w:t xml:space="preserve">Proverbs 14:25 </w:t>
      </w:r>
      <w:proofErr w:type="gramStart"/>
      <w:r w:rsidRPr="007F42D3">
        <w:t>A</w:t>
      </w:r>
      <w:proofErr w:type="gramEnd"/>
      <w:r w:rsidRPr="007F42D3">
        <w:t xml:space="preserve"> true witness </w:t>
      </w:r>
      <w:proofErr w:type="spellStart"/>
      <w:r w:rsidRPr="007F42D3">
        <w:t>delivereth</w:t>
      </w:r>
      <w:proofErr w:type="spellEnd"/>
      <w:r w:rsidRPr="007F42D3">
        <w:t xml:space="preserve"> souls: but a deceitful witness </w:t>
      </w:r>
      <w:proofErr w:type="spellStart"/>
      <w:r w:rsidRPr="007F42D3">
        <w:t>speaketh</w:t>
      </w:r>
      <w:proofErr w:type="spellEnd"/>
      <w:r w:rsidRPr="007F42D3">
        <w:t xml:space="preserve"> lies.</w:t>
      </w:r>
    </w:p>
    <w:p w:rsidR="0097744C" w:rsidRDefault="00FC01FC" w:rsidP="00A554D6">
      <w:pPr>
        <w:numPr>
          <w:ilvl w:val="0"/>
          <w:numId w:val="17"/>
        </w:numPr>
      </w:pPr>
      <w:r>
        <w:t xml:space="preserve">Read </w:t>
      </w:r>
    </w:p>
    <w:p w:rsidR="00FC01FC" w:rsidRPr="0097744C" w:rsidRDefault="0097744C" w:rsidP="00093A3A">
      <w:pPr>
        <w:pStyle w:val="ParagraphNormal"/>
      </w:pPr>
      <w:r w:rsidRPr="0097744C">
        <w:t>T</w:t>
      </w:r>
      <w:r>
        <w:t>he best source of information is the Bible. We must read it to communicate the Gospel.</w:t>
      </w:r>
    </w:p>
    <w:p w:rsidR="00FC01FC" w:rsidRPr="0097744C" w:rsidRDefault="0097744C" w:rsidP="0097744C">
      <w:pPr>
        <w:pStyle w:val="Scripture"/>
      </w:pPr>
      <w:r>
        <w:t xml:space="preserve">II Tim. 2:15 </w:t>
      </w:r>
      <w:r w:rsidR="00FC01FC" w:rsidRPr="0097744C">
        <w:t xml:space="preserve">Study to </w:t>
      </w:r>
      <w:proofErr w:type="spellStart"/>
      <w:r w:rsidR="00FC01FC" w:rsidRPr="0097744C">
        <w:t>shew</w:t>
      </w:r>
      <w:proofErr w:type="spellEnd"/>
      <w:r w:rsidR="00FC01FC" w:rsidRPr="0097744C">
        <w:t xml:space="preserve"> thyself approved unto God, a workman that </w:t>
      </w:r>
      <w:proofErr w:type="spellStart"/>
      <w:r w:rsidR="00FC01FC" w:rsidRPr="0097744C">
        <w:t>needeth</w:t>
      </w:r>
      <w:proofErr w:type="spellEnd"/>
      <w:r w:rsidR="00FC01FC" w:rsidRPr="0097744C">
        <w:t xml:space="preserve"> not to be ashamed, rightly dividing the word of truth. </w:t>
      </w:r>
    </w:p>
    <w:p w:rsidR="0097744C" w:rsidRPr="0097744C" w:rsidRDefault="0097744C" w:rsidP="0097744C">
      <w:pPr>
        <w:pStyle w:val="Scripture"/>
      </w:pPr>
      <w:r>
        <w:t xml:space="preserve">Daniel 5:17 </w:t>
      </w:r>
      <w:r w:rsidRPr="0097744C">
        <w:t>Then Daniel answered and said before the king, Let thy gifts be to thyself, and give thy rewards to another; yet I will read the writing unto the king, and make known to him the interpretation.</w:t>
      </w:r>
    </w:p>
    <w:p w:rsidR="0097744C" w:rsidRDefault="0097744C" w:rsidP="00A554D6">
      <w:pPr/>
      <w:r>
        <w:t>React</w:t>
      </w:r>
    </w:p>
    <w:p w:rsidR="00FC01FC" w:rsidRPr="0097744C" w:rsidRDefault="00FC01FC" w:rsidP="00093A3A">
      <w:pPr>
        <w:pStyle w:val="ParagraphNormal"/>
      </w:pPr>
      <w:r w:rsidRPr="0097744C">
        <w:t xml:space="preserve"> </w:t>
      </w:r>
      <w:r w:rsidR="0097744C">
        <w:t xml:space="preserve">React </w:t>
      </w:r>
      <w:r w:rsidRPr="0097744C">
        <w:t xml:space="preserve">with compassion. Let your heart become involved with the work of God. Your surrendered Heart will affect proper </w:t>
      </w:r>
      <w:proofErr w:type="spellStart"/>
      <w:r w:rsidRPr="0097744C">
        <w:t>behaviour</w:t>
      </w:r>
      <w:proofErr w:type="spellEnd"/>
      <w:r w:rsidRPr="0097744C">
        <w:t xml:space="preserve"> which then you will be well able to convey to others your testimony. Get your heart involved with the only true lover of your soul. The song writer wrote “I surrender all” </w:t>
      </w:r>
    </w:p>
    <w:p w:rsidR="00FC01FC" w:rsidRPr="0097744C" w:rsidRDefault="00FC01FC" w:rsidP="0097744C">
      <w:pPr>
        <w:pStyle w:val="Scripture"/>
      </w:pPr>
      <w:r w:rsidRPr="0097744C">
        <w:t>Psalm 126:5—</w:t>
      </w:r>
      <w:proofErr w:type="gramStart"/>
      <w:r w:rsidRPr="0097744C">
        <w:t>They</w:t>
      </w:r>
      <w:proofErr w:type="gramEnd"/>
      <w:r w:rsidRPr="0097744C">
        <w:t xml:space="preserve"> that sow in tears shall reap in joy.</w:t>
      </w:r>
    </w:p>
    <w:p w:rsidR="0097744C" w:rsidRDefault="0097744C" w:rsidP="00A554D6">
      <w:pPr/>
      <w:r>
        <w:t>Respond</w:t>
      </w:r>
    </w:p>
    <w:p w:rsidR="00FC01FC" w:rsidRPr="0097744C" w:rsidRDefault="00FC01FC" w:rsidP="00093A3A">
      <w:pPr>
        <w:pStyle w:val="ParagraphNormal"/>
      </w:pPr>
      <w:r w:rsidRPr="0097744C">
        <w:t>.Writing is a valuable tool. What are these Words saying to you?</w:t>
      </w:r>
      <w:r w:rsidR="0097744C">
        <w:t xml:space="preserve"> </w:t>
      </w:r>
      <w:r w:rsidRPr="0097744C">
        <w:t xml:space="preserve">In order to </w:t>
      </w:r>
      <w:r w:rsidR="0097744C" w:rsidRPr="0097744C">
        <w:t>explain</w:t>
      </w:r>
      <w:r w:rsidRPr="0097744C">
        <w:t xml:space="preserve"> you must understand what your material is saying. Writing will help you to understand your </w:t>
      </w:r>
      <w:r w:rsidR="0097744C" w:rsidRPr="0097744C">
        <w:t xml:space="preserve">material. </w:t>
      </w:r>
    </w:p>
    <w:p w:rsidR="00FC01FC" w:rsidRPr="0097744C" w:rsidRDefault="00FC01FC" w:rsidP="0097744C">
      <w:pPr>
        <w:pStyle w:val="Scripture"/>
      </w:pPr>
      <w:r w:rsidRPr="0097744C">
        <w:t xml:space="preserve">John 5:46—For had ye believed Moses, ye would have believed me: for he wrote of </w:t>
      </w:r>
      <w:proofErr w:type="gramStart"/>
      <w:r w:rsidRPr="0097744C">
        <w:t>me  47</w:t>
      </w:r>
      <w:proofErr w:type="gramEnd"/>
      <w:r w:rsidRPr="0097744C">
        <w:t>—if ye believe not his writings, how shall you believe my words?</w:t>
      </w:r>
    </w:p>
    <w:p w:rsidR="0011430A" w:rsidRDefault="00FC01FC" w:rsidP="00A554D6">
      <w:pPr/>
      <w:r>
        <w:t>Repea</w:t>
      </w:r>
      <w:r w:rsidR="0011430A">
        <w:t>t</w:t>
      </w:r>
    </w:p>
    <w:p w:rsidR="00FC01FC" w:rsidRPr="0011430A" w:rsidRDefault="00FC01FC" w:rsidP="00093A3A">
      <w:pPr>
        <w:pStyle w:val="ParagraphNormal"/>
      </w:pPr>
      <w:r w:rsidRPr="0011430A">
        <w:t>Repeat the sounding JOY (to others.) Notice part</w:t>
      </w:r>
      <w:r w:rsidR="0011430A">
        <w:t>icularly their ability to speak</w:t>
      </w:r>
      <w:r w:rsidRPr="0011430A">
        <w:t xml:space="preserve"> forth the things that they have heard or have been taught by their master. God has innumerable lessons for us to glean from His Creation. </w:t>
      </w:r>
    </w:p>
    <w:p w:rsidR="0011430A" w:rsidRDefault="00FC01FC" w:rsidP="0011430A">
      <w:pPr>
        <w:pStyle w:val="Scripture"/>
      </w:pPr>
      <w:r w:rsidRPr="0011430A">
        <w:t>Acts 4:20—</w:t>
      </w:r>
      <w:proofErr w:type="gramStart"/>
      <w:r w:rsidRPr="0011430A">
        <w:t>For</w:t>
      </w:r>
      <w:proofErr w:type="gramEnd"/>
      <w:r w:rsidRPr="0011430A">
        <w:t xml:space="preserve"> we cannot but speak the things which we have seen and</w:t>
      </w:r>
      <w:r w:rsidR="0011430A">
        <w:t xml:space="preserve"> heard. (</w:t>
      </w:r>
      <w:r w:rsidRPr="0011430A">
        <w:t>26:25</w:t>
      </w:r>
      <w:r w:rsidR="0011430A">
        <w:t>; Romans 1:8)</w:t>
      </w:r>
      <w:r w:rsidRPr="0011430A">
        <w:t xml:space="preserve">                                                                                                                              </w:t>
      </w:r>
    </w:p>
    <w:p w:rsidR="0011430A" w:rsidRDefault="00FC01FC" w:rsidP="0011430A">
      <w:pPr>
        <w:pStyle w:val="Scripture"/>
      </w:pPr>
      <w:r w:rsidRPr="0011430A">
        <w:t>1Thess. 1:8—</w:t>
      </w:r>
      <w:proofErr w:type="gramStart"/>
      <w:r w:rsidRPr="0011430A">
        <w:t>For</w:t>
      </w:r>
      <w:proofErr w:type="gramEnd"/>
      <w:r w:rsidRPr="0011430A">
        <w:t xml:space="preserve"> from you sounded out the word of the Lord not only in Macedonia and Achaia, but also in every place your faith to God-ward is spread abroad; so that we need not to speak </w:t>
      </w:r>
      <w:proofErr w:type="spellStart"/>
      <w:r w:rsidRPr="0011430A">
        <w:t>any thing</w:t>
      </w:r>
      <w:proofErr w:type="spellEnd"/>
      <w:r w:rsidRPr="0011430A">
        <w:t xml:space="preserve">.                                                                                                                                    </w:t>
      </w:r>
    </w:p>
    <w:p w:rsidR="00FC01FC" w:rsidRPr="0011430A" w:rsidRDefault="00FC01FC" w:rsidP="0011430A">
      <w:pPr>
        <w:pStyle w:val="Scripture"/>
      </w:pPr>
      <w:r w:rsidRPr="0011430A">
        <w:t xml:space="preserve">Rev. 4:11—Thou art worthy, O Lord, to receive glory and </w:t>
      </w:r>
      <w:proofErr w:type="spellStart"/>
      <w:r w:rsidRPr="0011430A">
        <w:t>honour</w:t>
      </w:r>
      <w:proofErr w:type="spellEnd"/>
      <w:r w:rsidRPr="0011430A">
        <w:t xml:space="preserve"> and power: for </w:t>
      </w:r>
      <w:proofErr w:type="spellStart"/>
      <w:r w:rsidRPr="0011430A">
        <w:t>thouhast</w:t>
      </w:r>
      <w:proofErr w:type="spellEnd"/>
      <w:r w:rsidRPr="0011430A">
        <w:t xml:space="preserve"> create all things, and for thy pleasure they are and were created</w:t>
      </w:r>
    </w:p>
    <w:p w:rsidR="0011430A" w:rsidRDefault="0011430A" w:rsidP="00FC01FC"/>
    <w:p w:rsidR="00FC01FC" w:rsidRDefault="00FC01FC" w:rsidP="00093A3A">
      <w:pPr>
        <w:pStyle w:val="ParagraphNormal"/>
      </w:pPr>
      <w:r>
        <w:t>Preach, Reach, Each              Teach, Each</w:t>
      </w:r>
      <w:r w:rsidR="0011430A">
        <w:t xml:space="preserve"> (Daniel 12:3)</w:t>
      </w:r>
    </w:p>
    <w:p w:rsidR="00FC01FC" w:rsidRDefault="0011430A" w:rsidP="00093A3A">
      <w:pPr>
        <w:pStyle w:val="ParagraphNormal"/>
      </w:pPr>
      <w:r>
        <w:t>Notice:    J o y defined</w:t>
      </w:r>
      <w:r w:rsidR="00FC01FC">
        <w:t xml:space="preserve">--- Jesus, Others and You, Notice the order </w:t>
      </w:r>
      <w:r>
        <w:t>of the word J-O-Y</w:t>
      </w:r>
      <w:r w:rsidR="00FC01FC">
        <w:t>.</w:t>
      </w:r>
    </w:p>
    <w:p w:rsidR="00A70A65" w:rsidRDefault="00FC01FC" w:rsidP="0011430A">
      <w:pPr>
        <w:pStyle w:val="Scripture"/>
      </w:pPr>
      <w:r>
        <w:t xml:space="preserve">I Peter 4:11—If any man speak, let him speak as the oracles of God; if any man </w:t>
      </w:r>
      <w:proofErr w:type="spellStart"/>
      <w:r>
        <w:t>minister,let</w:t>
      </w:r>
      <w:proofErr w:type="spellEnd"/>
      <w:r>
        <w:t xml:space="preserve"> him do it as of the ability which God </w:t>
      </w:r>
      <w:proofErr w:type="spellStart"/>
      <w:r>
        <w:t>giveth</w:t>
      </w:r>
      <w:proofErr w:type="spellEnd"/>
      <w:r>
        <w:t>: that God in all things may be glorified through Jesus Christ, to whom be praise and dominion forever and ever. Amen.</w:t>
      </w:r>
    </w:p>
    <w:p w:rsidR="00D90B07" w:rsidRDefault="00D90B07">
      <w:pPr>
        <w:rPr>
          <w:ins w:id="1" w:author="Stephen Reynolds, Jr." w:date="2013-02-07T15:02:00Z"/>
          <w:rFonts w:ascii="Times New Roman" w:hAnsi="Times New Roman"/>
          <w:b/>
          <w:sz w:val="36"/>
          <w:szCs w:val="24"/>
        </w:rPr>
      </w:pPr>
      <w:ins w:id="2" w:author="Stephen Reynolds, Jr." w:date="2013-02-07T15:02:00Z">
        <w:r>
          <w:br w:type="page"/>
        </w:r>
      </w:ins>
    </w:p>
    <w:p w:rsidR="00A70A65" w:rsidRDefault="00A70A65" w:rsidP="00A70A65">
      <w:pPr>
        <w:pStyle w:val="Title"/>
      </w:pPr>
      <w:r>
        <w:t>The Passion of Loving Silence</w:t>
      </w:r>
    </w:p>
    <w:p w:rsidR="00A70A65" w:rsidRDefault="00A70A65" w:rsidP="00093A3A">
      <w:pPr>
        <w:pStyle w:val="ParagraphNormal"/>
      </w:pPr>
    </w:p>
    <w:p w:rsidR="00127DCE" w:rsidRDefault="00127DCE" w:rsidP="00093A3A">
      <w:pPr>
        <w:pStyle w:val="ParagraphNormal"/>
      </w:pPr>
      <w:r>
        <w:rPr>
          <w:noProof/>
        </w:rPr>
        <w:drawing>
          <wp:anchor distT="0" distB="0" distL="114300" distR="114300" simplePos="0" relativeHeight="251669504" behindDoc="0" locked="0" layoutInCell="1" allowOverlap="1" wp14:anchorId="384C15A2" wp14:editId="59E6B89F">
            <wp:simplePos x="0" y="0"/>
            <wp:positionH relativeFrom="column">
              <wp:posOffset>87630</wp:posOffset>
            </wp:positionH>
            <wp:positionV relativeFrom="paragraph">
              <wp:posOffset>78740</wp:posOffset>
            </wp:positionV>
            <wp:extent cx="2828290" cy="318960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290"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DCE" w:rsidRDefault="00127DCE" w:rsidP="00DB3DCD">
      <w:pPr>
        <w:pStyle w:val="Scripture"/>
      </w:pPr>
      <w:r w:rsidRPr="00127DCE">
        <w:t xml:space="preserve">John 1:29: The next day John </w:t>
      </w:r>
      <w:proofErr w:type="spellStart"/>
      <w:r w:rsidRPr="00127DCE">
        <w:t>seeth</w:t>
      </w:r>
      <w:proofErr w:type="spellEnd"/>
      <w:r w:rsidRPr="00127DCE">
        <w:t xml:space="preserve"> Jesus coming unto him, and </w:t>
      </w:r>
      <w:proofErr w:type="spellStart"/>
      <w:r w:rsidRPr="00127DCE">
        <w:t>saith</w:t>
      </w:r>
      <w:proofErr w:type="spellEnd"/>
      <w:r w:rsidRPr="00127DCE">
        <w:t xml:space="preserve">, Behold the Lamb of God, which </w:t>
      </w:r>
      <w:proofErr w:type="spellStart"/>
      <w:r w:rsidRPr="00127DCE">
        <w:t>taketh</w:t>
      </w:r>
      <w:proofErr w:type="spellEnd"/>
      <w:r w:rsidRPr="00127DCE">
        <w:t xml:space="preserve"> away the sin of the world.  </w:t>
      </w:r>
    </w:p>
    <w:p w:rsidR="00127DCE" w:rsidRDefault="00127DCE" w:rsidP="00093A3A">
      <w:pPr>
        <w:pStyle w:val="ParagraphNormal"/>
      </w:pPr>
    </w:p>
    <w:p w:rsidR="00127DCE" w:rsidRDefault="00127DCE" w:rsidP="00093A3A">
      <w:pPr>
        <w:pStyle w:val="ParagraphNormal"/>
      </w:pPr>
      <w:r w:rsidRPr="00127DCE">
        <w:t xml:space="preserve">A certain man worked for a meat packing firm for many years.  He had slaughtered many animals for years.  One day a farmer brought a lamb to be slaughtered.  With business as usual, the man took his sharp knife and cut the </w:t>
      </w:r>
      <w:proofErr w:type="spellStart"/>
      <w:r w:rsidRPr="00127DCE">
        <w:t>Lamb</w:t>
      </w:r>
      <w:r w:rsidRPr="00127DCE">
        <w:rPr>
          <w:rFonts w:ascii="MS Gothic" w:eastAsia="MS Gothic" w:hAnsi="MS Gothic" w:cs="MS Gothic" w:hint="eastAsia"/>
        </w:rPr>
        <w:t>‵</w:t>
      </w:r>
      <w:r w:rsidRPr="00127DCE">
        <w:t>s</w:t>
      </w:r>
      <w:proofErr w:type="spellEnd"/>
      <w:r w:rsidRPr="00127DCE">
        <w:t xml:space="preserve"> throat.  </w:t>
      </w:r>
    </w:p>
    <w:p w:rsidR="00127DCE" w:rsidRDefault="00127DCE" w:rsidP="00093A3A">
      <w:pPr>
        <w:pStyle w:val="ParagraphNormal"/>
      </w:pPr>
    </w:p>
    <w:p w:rsidR="00127DCE" w:rsidRDefault="00127DCE" w:rsidP="00093A3A">
      <w:pPr>
        <w:pStyle w:val="ParagraphNormal"/>
      </w:pPr>
      <w:r w:rsidRPr="00127DCE">
        <w:t xml:space="preserve">The lamb did not squawk, squall, or flounder like other livestock did.  It did not bellow </w:t>
      </w:r>
      <w:r w:rsidR="00532604" w:rsidRPr="00127DCE">
        <w:t>and then</w:t>
      </w:r>
      <w:r w:rsidRPr="00127DCE">
        <w:t xml:space="preserve"> slump like the cattle.  The little lamb tottered toward its executioner, licked the blood from his hands, and began to totter from side to side.  Then the Lamb silently slumped and slipped into death.   </w:t>
      </w:r>
    </w:p>
    <w:p w:rsidR="00127DCE" w:rsidRDefault="00127DCE" w:rsidP="00093A3A">
      <w:pPr>
        <w:pStyle w:val="ParagraphNormal"/>
      </w:pPr>
    </w:p>
    <w:p w:rsidR="00127DCE" w:rsidRDefault="00127DCE" w:rsidP="00093A3A">
      <w:pPr>
        <w:pStyle w:val="ParagraphNormal"/>
      </w:pPr>
      <w:r w:rsidRPr="00127DCE">
        <w:t>The death of the lamb changed the life of the man who worked at the slaughter house forever.  Within two weeks he quit the job never to return.  It would be wonderful if the same could be said about Herod and his henchmen as they play their part in Jesus</w:t>
      </w:r>
      <w:r w:rsidRPr="00127DCE">
        <w:rPr>
          <w:rFonts w:ascii="MS Gothic" w:eastAsia="MS Gothic" w:hAnsi="MS Gothic" w:cs="MS Gothic" w:hint="eastAsia"/>
        </w:rPr>
        <w:t>‵</w:t>
      </w:r>
      <w:r w:rsidRPr="00127DCE">
        <w:t xml:space="preserve"> life ,of course we know, that was not the case that the scripture teaches different  As you see, their desire for amusement turned raucous into spiteful humor at the expense of the suffering Savior.  For them, </w:t>
      </w:r>
      <w:r w:rsidR="008D12A9" w:rsidRPr="00127DCE">
        <w:t>his plight</w:t>
      </w:r>
      <w:r w:rsidRPr="00127DCE">
        <w:t xml:space="preserve"> was nothing short of comedy.  His suffering was only a way to pass an otherwise boring morning.  </w:t>
      </w:r>
    </w:p>
    <w:p w:rsidR="00127DCE" w:rsidRDefault="00127DCE" w:rsidP="00093A3A">
      <w:pPr>
        <w:pStyle w:val="ParagraphNormal"/>
      </w:pPr>
    </w:p>
    <w:p w:rsidR="00A70A65" w:rsidRPr="00A70A65" w:rsidRDefault="00127DCE" w:rsidP="00093A3A">
      <w:pPr>
        <w:pStyle w:val="ParagraphNormal"/>
      </w:pPr>
      <w:r w:rsidRPr="00127DCE">
        <w:t xml:space="preserve">Since the day of Herod, many others have seen the Lamb of God </w:t>
      </w:r>
      <w:r w:rsidR="008D12A9" w:rsidRPr="00127DCE">
        <w:t>pouring out His</w:t>
      </w:r>
      <w:r w:rsidRPr="00127DCE">
        <w:t xml:space="preserve"> life on earth for them.    He has been a vestige from the past.  His Name </w:t>
      </w:r>
      <w:r w:rsidR="008D12A9">
        <w:t xml:space="preserve">is </w:t>
      </w:r>
      <w:r w:rsidRPr="00127DCE">
        <w:t xml:space="preserve">only used </w:t>
      </w:r>
      <w:r w:rsidR="008D12A9" w:rsidRPr="00127DCE">
        <w:t>in anger</w:t>
      </w:r>
      <w:r w:rsidRPr="00127DCE">
        <w:t xml:space="preserve"> or obscene jokes.  But for countless others that </w:t>
      </w:r>
      <w:r w:rsidR="008D12A9" w:rsidRPr="00127DCE">
        <w:t>love Him</w:t>
      </w:r>
      <w:r w:rsidRPr="00127DCE">
        <w:t>, the sight of Jesus, The lamb of God silently</w:t>
      </w:r>
      <w:proofErr w:type="gramStart"/>
      <w:r w:rsidRPr="00127DCE">
        <w:t>,  slowly</w:t>
      </w:r>
      <w:proofErr w:type="gramEnd"/>
      <w:r w:rsidRPr="00127DCE">
        <w:t xml:space="preserve"> dying brought </w:t>
      </w:r>
      <w:r>
        <w:t xml:space="preserve">tears out of their  hearts.  </w:t>
      </w:r>
      <w:r w:rsidRPr="00127DCE">
        <w:t xml:space="preserve">It made no difference whether Jesus was appearing in front of a king, a procurator, </w:t>
      </w:r>
      <w:r w:rsidR="008D12A9" w:rsidRPr="00127DCE">
        <w:t>or crowd, He</w:t>
      </w:r>
      <w:r w:rsidRPr="00127DCE">
        <w:t xml:space="preserve"> did not complain or fight.  His only motivation was and is LOVE.  His silence was the price He paid to save our soul.  It was silence that has caused a change in your life that cannot be forgotten.  </w:t>
      </w:r>
      <w:proofErr w:type="gramStart"/>
      <w:r w:rsidRPr="00127DCE">
        <w:t>Where once you were doomed.</w:t>
      </w:r>
      <w:proofErr w:type="gramEnd"/>
      <w:r w:rsidRPr="00127DCE">
        <w:t xml:space="preserve"> Now, Praise </w:t>
      </w:r>
      <w:proofErr w:type="gramStart"/>
      <w:r w:rsidRPr="00127DCE">
        <w:t>God  you</w:t>
      </w:r>
      <w:proofErr w:type="gramEnd"/>
      <w:r w:rsidRPr="00127DCE">
        <w:t xml:space="preserve"> are delivered all because of Calvary.  You are changed because of the silent Lamb of God.   All Hail the power of Jesus Name</w:t>
      </w:r>
    </w:p>
    <w:p w:rsidR="00D40A8E" w:rsidRPr="00DB3DCD" w:rsidRDefault="00D40A8E" w:rsidP="00093A3A">
      <w:pPr>
        <w:pStyle w:val="ParagraphNormal"/>
      </w:pPr>
    </w:p>
    <w:p w:rsidR="00DB3DCD" w:rsidRPr="00DB3DCD" w:rsidRDefault="00DB3DCD" w:rsidP="00DB3DCD">
      <w:pPr>
        <w:pStyle w:val="Scripture"/>
      </w:pPr>
      <w:r w:rsidRPr="00DB3DCD">
        <w:t>Isa</w:t>
      </w:r>
      <w:proofErr w:type="gramStart"/>
      <w:r w:rsidRPr="00DB3DCD">
        <w:t>:53:7</w:t>
      </w:r>
      <w:proofErr w:type="gramEnd"/>
      <w:r w:rsidRPr="00DB3DCD">
        <w:t>: He was oppressed, and he was afflicted, yet he opened not his mouth: he is brought</w:t>
      </w:r>
      <w:r w:rsidRPr="00DB3DCD">
        <w:cr/>
      </w:r>
      <w:proofErr w:type="gramStart"/>
      <w:r w:rsidRPr="00DB3DCD">
        <w:t>as</w:t>
      </w:r>
      <w:proofErr w:type="gramEnd"/>
      <w:r w:rsidRPr="00DB3DCD">
        <w:t xml:space="preserve"> a lamb to the slaughter, and as a sheep before her shearers is dumb, so he </w:t>
      </w:r>
      <w:proofErr w:type="spellStart"/>
      <w:r w:rsidRPr="00DB3DCD">
        <w:t>openeth</w:t>
      </w:r>
      <w:proofErr w:type="spellEnd"/>
      <w:r w:rsidRPr="00DB3DCD">
        <w:t xml:space="preserve"> not his</w:t>
      </w:r>
      <w:r w:rsidRPr="00DB3DCD">
        <w:cr/>
      </w:r>
      <w:proofErr w:type="gramStart"/>
      <w:r w:rsidRPr="00DB3DCD">
        <w:t>mouth</w:t>
      </w:r>
      <w:proofErr w:type="gramEnd"/>
      <w:r w:rsidRPr="00DB3DCD">
        <w:t>.</w:t>
      </w:r>
    </w:p>
    <w:p w:rsidR="00DB3DCD" w:rsidRDefault="00DB3DCD" w:rsidP="00093A3A">
      <w:pPr>
        <w:pStyle w:val="ParagraphNormal"/>
        <w:rPr>
          <w:rStyle w:val="QuoteChar"/>
          <w:i w:val="0"/>
        </w:rPr>
      </w:pPr>
    </w:p>
    <w:p w:rsidR="00A70A65" w:rsidRPr="00DB3DCD" w:rsidRDefault="00DB3DCD" w:rsidP="00093A3A">
      <w:pPr>
        <w:pStyle w:val="ParagraphNormal"/>
        <w:rPr>
          <w:i/>
        </w:rPr>
      </w:pPr>
      <w:r w:rsidRPr="00DB3DCD">
        <w:rPr>
          <w:rStyle w:val="QuoteChar"/>
          <w:i w:val="0"/>
        </w:rPr>
        <w:t>PLEASE RESPOND BY WRITING YOU</w:t>
      </w:r>
      <w:r w:rsidR="008D12A9">
        <w:rPr>
          <w:rStyle w:val="QuoteChar"/>
          <w:i w:val="0"/>
        </w:rPr>
        <w:t>R</w:t>
      </w:r>
      <w:r w:rsidRPr="00DB3DCD">
        <w:rPr>
          <w:rStyle w:val="QuoteChar"/>
          <w:i w:val="0"/>
        </w:rPr>
        <w:t xml:space="preserve"> </w:t>
      </w:r>
      <w:r w:rsidR="008D12A9" w:rsidRPr="00DB3DCD">
        <w:rPr>
          <w:rStyle w:val="QuoteChar"/>
          <w:i w:val="0"/>
        </w:rPr>
        <w:t>FEELINGS ABOUT</w:t>
      </w:r>
      <w:r w:rsidRPr="00DB3DCD">
        <w:rPr>
          <w:rStyle w:val="QuoteChar"/>
          <w:i w:val="0"/>
        </w:rPr>
        <w:t xml:space="preserve"> THE ABOVE ARTICLE </w:t>
      </w:r>
      <w:r w:rsidR="008D12A9">
        <w:rPr>
          <w:rStyle w:val="QuoteChar"/>
          <w:i w:val="0"/>
        </w:rPr>
        <w:t xml:space="preserve">(HEART STORMING). </w:t>
      </w:r>
      <w:r w:rsidRPr="00DB3DCD">
        <w:rPr>
          <w:rStyle w:val="QuoteChar"/>
          <w:i w:val="0"/>
        </w:rPr>
        <w:t>THIS ARTICLE WILL BRING OUT THE INTENT OF YOURHEART.</w:t>
      </w:r>
      <w:r w:rsidRPr="00DB3DCD">
        <w:rPr>
          <w:rStyle w:val="QuoteChar"/>
          <w:i w:val="0"/>
        </w:rPr>
        <w:cr/>
      </w:r>
      <w:r w:rsidR="00A70A65" w:rsidRPr="00DB3DCD">
        <w:rPr>
          <w:rStyle w:val="QuoteChar"/>
          <w:i w:val="0"/>
        </w:rPr>
        <w:br w:type="page"/>
      </w:r>
    </w:p>
    <w:p w:rsidR="00D40A8E" w:rsidRPr="00F31180" w:rsidRDefault="00D40A8E" w:rsidP="00F31180">
      <w:pPr>
        <w:pStyle w:val="Title"/>
      </w:pPr>
      <w:r w:rsidRPr="00F31180">
        <w:t>MAIN HIGHLIGHTS OF CHRIST’S LIFE</w:t>
      </w:r>
    </w:p>
    <w:p w:rsidR="00D40A8E" w:rsidRDefault="00D40A8E" w:rsidP="00D40A8E"/>
    <w:p w:rsidR="00D40A8E" w:rsidRDefault="00D40A8E" w:rsidP="00D90B07">
      <w:pPr>
        <w:pStyle w:val="SQBibleAtlas"/>
        <w:pPrChange w:id="3" w:author="Stephen Reynolds, Jr." w:date="2013-02-07T15:04:00Z">
          <w:pPr>
            <w:numPr>
              <w:numId w:val="18"/>
            </w:numPr>
            <w:ind w:left="360" w:hanging="360"/>
          </w:pPr>
        </w:pPrChange>
      </w:pPr>
      <w:r>
        <w:t>His Birth</w:t>
      </w:r>
      <w:r>
        <w:tab/>
      </w:r>
      <w:r>
        <w:tab/>
      </w:r>
      <w:r>
        <w:tab/>
      </w:r>
      <w:r>
        <w:tab/>
      </w:r>
      <w:r>
        <w:tab/>
      </w:r>
      <w:del w:id="4" w:author="Stephen Reynolds, Jr." w:date="2013-02-07T15:03:00Z">
        <w:r w:rsidDel="00D90B07">
          <w:tab/>
        </w:r>
      </w:del>
      <w:r>
        <w:t>Luke 2:1-7</w:t>
      </w:r>
    </w:p>
    <w:p w:rsidR="00D40A8E" w:rsidRDefault="00D40A8E" w:rsidP="00D90B07">
      <w:pPr>
        <w:pStyle w:val="SQBibleAtlas"/>
        <w:pPrChange w:id="5" w:author="Stephen Reynolds, Jr." w:date="2013-02-07T15:04:00Z">
          <w:pPr/>
        </w:pPrChange>
      </w:pPr>
      <w:r>
        <w:t xml:space="preserve">He adoration by the shepherds     </w:t>
      </w:r>
      <w:r>
        <w:tab/>
      </w:r>
      <w:r>
        <w:tab/>
      </w:r>
      <w:proofErr w:type="spellStart"/>
      <w:r>
        <w:t>Lk</w:t>
      </w:r>
      <w:proofErr w:type="spellEnd"/>
      <w:r>
        <w:t>.  2:8-20</w:t>
      </w:r>
    </w:p>
    <w:p w:rsidR="00D40A8E" w:rsidRDefault="00D40A8E" w:rsidP="00D90B07">
      <w:pPr>
        <w:pStyle w:val="SQBibleAtlas"/>
        <w:pPrChange w:id="6" w:author="Stephen Reynolds, Jr." w:date="2013-02-07T15:04:00Z">
          <w:pPr/>
        </w:pPrChange>
      </w:pPr>
      <w:r>
        <w:t>The dedication in Jerusalem</w:t>
      </w:r>
      <w:r>
        <w:tab/>
      </w:r>
      <w:r>
        <w:tab/>
      </w:r>
      <w:r>
        <w:tab/>
      </w:r>
      <w:proofErr w:type="spellStart"/>
      <w:r>
        <w:t>Lk</w:t>
      </w:r>
      <w:proofErr w:type="spellEnd"/>
      <w:r>
        <w:t>.  2: 21:38</w:t>
      </w:r>
    </w:p>
    <w:p w:rsidR="00D40A8E" w:rsidRDefault="00D40A8E" w:rsidP="00D90B07">
      <w:pPr>
        <w:pStyle w:val="SQBibleAtlas"/>
        <w:pPrChange w:id="7" w:author="Stephen Reynolds, Jr." w:date="2013-02-07T15:04:00Z">
          <w:pPr/>
        </w:pPrChange>
      </w:pPr>
      <w:r>
        <w:t>The worship by the wise men</w:t>
      </w:r>
      <w:r>
        <w:tab/>
      </w:r>
      <w:r>
        <w:tab/>
      </w:r>
      <w:r>
        <w:tab/>
        <w:t>Mt.  2:1-12</w:t>
      </w:r>
    </w:p>
    <w:p w:rsidR="00D40A8E" w:rsidRDefault="00D40A8E" w:rsidP="00D90B07">
      <w:pPr>
        <w:pStyle w:val="SQBibleAtlas"/>
        <w:pPrChange w:id="8" w:author="Stephen Reynolds, Jr." w:date="2013-02-07T15:04:00Z">
          <w:pPr/>
        </w:pPrChange>
      </w:pPr>
      <w:r>
        <w:t>Flight into Egypt</w:t>
      </w:r>
      <w:r>
        <w:tab/>
      </w:r>
      <w:r>
        <w:tab/>
      </w:r>
      <w:r>
        <w:tab/>
      </w:r>
      <w:r>
        <w:tab/>
      </w:r>
      <w:del w:id="9" w:author="Stephen Reynolds, Jr." w:date="2013-02-07T15:03:00Z">
        <w:r w:rsidDel="00D90B07">
          <w:tab/>
        </w:r>
      </w:del>
      <w:r>
        <w:t>Mt. 2:13-23</w:t>
      </w:r>
    </w:p>
    <w:p w:rsidR="00D40A8E" w:rsidRDefault="00D40A8E" w:rsidP="00D90B07">
      <w:pPr>
        <w:pStyle w:val="SQBibleAtlas"/>
        <w:pPrChange w:id="10" w:author="Stephen Reynolds, Jr." w:date="2013-02-07T15:04:00Z">
          <w:pPr/>
        </w:pPrChange>
      </w:pPr>
      <w:r>
        <w:t xml:space="preserve">Temple </w:t>
      </w:r>
      <w:proofErr w:type="gramStart"/>
      <w:r>
        <w:t>visit</w:t>
      </w:r>
      <w:proofErr w:type="gramEnd"/>
      <w:r>
        <w:t xml:space="preserve"> at age twelve</w:t>
      </w:r>
      <w:r>
        <w:tab/>
      </w:r>
      <w:r>
        <w:tab/>
      </w:r>
      <w:r>
        <w:tab/>
      </w:r>
      <w:proofErr w:type="spellStart"/>
      <w:r>
        <w:t>Lk</w:t>
      </w:r>
      <w:proofErr w:type="spellEnd"/>
      <w:r>
        <w:t>.  2:41-50</w:t>
      </w:r>
    </w:p>
    <w:p w:rsidR="00D40A8E" w:rsidRDefault="00D40A8E" w:rsidP="00D90B07">
      <w:pPr>
        <w:pStyle w:val="SQBibleAtlas"/>
        <w:pPrChange w:id="11" w:author="Stephen Reynolds, Jr." w:date="2013-02-07T15:04:00Z">
          <w:pPr/>
        </w:pPrChange>
      </w:pPr>
      <w:r>
        <w:t>His baptism</w:t>
      </w:r>
      <w:r>
        <w:tab/>
      </w:r>
      <w:r>
        <w:tab/>
      </w:r>
      <w:r>
        <w:tab/>
      </w:r>
      <w:r>
        <w:tab/>
      </w:r>
      <w:r>
        <w:tab/>
        <w:t>Mt. 3:13-17</w:t>
      </w:r>
    </w:p>
    <w:p w:rsidR="00D40A8E" w:rsidRDefault="00D40A8E" w:rsidP="00D90B07">
      <w:pPr>
        <w:pStyle w:val="SQBibleAtlas"/>
        <w:pPrChange w:id="12" w:author="Stephen Reynolds, Jr." w:date="2013-02-07T15:04:00Z">
          <w:pPr/>
        </w:pPrChange>
      </w:pPr>
      <w:r>
        <w:t>His temptation</w:t>
      </w:r>
      <w:r>
        <w:tab/>
      </w:r>
      <w:r>
        <w:tab/>
      </w:r>
      <w:r>
        <w:tab/>
      </w:r>
      <w:r>
        <w:tab/>
      </w:r>
      <w:ins w:id="13" w:author="Stephen Reynolds, Jr." w:date="2013-02-07T15:04:00Z">
        <w:r w:rsidR="00D90B07">
          <w:tab/>
        </w:r>
      </w:ins>
      <w:del w:id="14" w:author="Stephen Reynolds, Jr." w:date="2013-02-07T15:03:00Z">
        <w:r w:rsidDel="00D90B07">
          <w:tab/>
        </w:r>
      </w:del>
      <w:r>
        <w:t>Mt.  4:1-11</w:t>
      </w:r>
    </w:p>
    <w:p w:rsidR="00D40A8E" w:rsidRDefault="00D40A8E" w:rsidP="00D90B07">
      <w:pPr>
        <w:pStyle w:val="SQBibleAtlas"/>
        <w:pPrChange w:id="15" w:author="Stephen Reynolds, Jr." w:date="2013-02-07T15:04:00Z">
          <w:pPr/>
        </w:pPrChange>
      </w:pPr>
      <w:r>
        <w:t>Introduction by John the Baptist</w:t>
      </w:r>
      <w:r>
        <w:tab/>
      </w:r>
      <w:r>
        <w:tab/>
        <w:t>Jn. 1:29</w:t>
      </w:r>
    </w:p>
    <w:p w:rsidR="00D40A8E" w:rsidRDefault="00D40A8E" w:rsidP="00D90B07">
      <w:pPr>
        <w:pStyle w:val="SQBibleAtlas"/>
        <w:pPrChange w:id="16" w:author="Stephen Reynolds, Jr." w:date="2013-02-07T15:04:00Z">
          <w:pPr/>
        </w:pPrChange>
      </w:pPr>
      <w:r>
        <w:t>First temple cleansing</w:t>
      </w:r>
      <w:r>
        <w:tab/>
      </w:r>
      <w:r>
        <w:tab/>
      </w:r>
      <w:r>
        <w:tab/>
      </w:r>
      <w:r>
        <w:tab/>
        <w:t>Jn.  2:13-25</w:t>
      </w:r>
    </w:p>
    <w:p w:rsidR="00D40A8E" w:rsidRDefault="00D40A8E" w:rsidP="00D90B07">
      <w:pPr>
        <w:pStyle w:val="SQBibleAtlas"/>
        <w:pPrChange w:id="17" w:author="Stephen Reynolds, Jr." w:date="2013-02-07T15:04:00Z">
          <w:pPr/>
        </w:pPrChange>
      </w:pPr>
      <w:r>
        <w:t xml:space="preserve">Conversion of Nicodemus  </w:t>
      </w:r>
      <w:r>
        <w:tab/>
      </w:r>
      <w:r>
        <w:tab/>
      </w:r>
      <w:r>
        <w:tab/>
        <w:t>Jn.  3:1-21</w:t>
      </w:r>
    </w:p>
    <w:p w:rsidR="00D40A8E" w:rsidRDefault="00D40A8E" w:rsidP="00D90B07">
      <w:pPr>
        <w:pStyle w:val="SQBibleAtlas"/>
        <w:pPrChange w:id="18" w:author="Stephen Reynolds, Jr." w:date="2013-02-07T15:04:00Z">
          <w:pPr/>
        </w:pPrChange>
      </w:pPr>
      <w:r>
        <w:t>The choice of the twelve</w:t>
      </w:r>
      <w:r>
        <w:tab/>
      </w:r>
      <w:r>
        <w:tab/>
      </w:r>
      <w:r>
        <w:tab/>
      </w:r>
      <w:del w:id="19" w:author="Stephen Reynolds, Jr." w:date="2013-02-07T15:03:00Z">
        <w:r w:rsidDel="00D90B07">
          <w:tab/>
        </w:r>
      </w:del>
      <w:r>
        <w:t>Mt. 10:1-4</w:t>
      </w:r>
    </w:p>
    <w:p w:rsidR="00D40A8E" w:rsidRDefault="00D40A8E" w:rsidP="00D90B07">
      <w:pPr>
        <w:pStyle w:val="SQBibleAtlas"/>
        <w:pPrChange w:id="20" w:author="Stephen Reynolds, Jr." w:date="2013-02-07T15:04:00Z">
          <w:pPr/>
        </w:pPrChange>
      </w:pPr>
      <w:r>
        <w:t xml:space="preserve">Imprisonment and execution of John </w:t>
      </w:r>
      <w:ins w:id="21" w:author="Stephen Reynolds, Jr." w:date="2013-02-07T15:04:00Z">
        <w:r w:rsidR="00D90B07">
          <w:tab/>
        </w:r>
      </w:ins>
      <w:del w:id="22" w:author="Stephen Reynolds, Jr." w:date="2013-02-07T15:51:00Z">
        <w:r w:rsidDel="00B23D90">
          <w:tab/>
        </w:r>
      </w:del>
      <w:del w:id="23" w:author="Stephen Reynolds, Jr." w:date="2013-02-07T15:03:00Z">
        <w:r w:rsidDel="00D90B07">
          <w:tab/>
        </w:r>
      </w:del>
      <w:r>
        <w:t>Mt. 14:1-12</w:t>
      </w:r>
    </w:p>
    <w:p w:rsidR="00D40A8E" w:rsidRDefault="00D40A8E" w:rsidP="00D90B07">
      <w:pPr>
        <w:pStyle w:val="SQBibleAtlas"/>
        <w:pPrChange w:id="24" w:author="Stephen Reynolds, Jr." w:date="2013-02-07T15:04:00Z">
          <w:pPr/>
        </w:pPrChange>
      </w:pPr>
      <w:r>
        <w:t>Peter’s great confession</w:t>
      </w:r>
      <w:r>
        <w:tab/>
      </w:r>
      <w:r>
        <w:tab/>
      </w:r>
      <w:r>
        <w:tab/>
      </w:r>
      <w:del w:id="25" w:author="Stephen Reynolds, Jr." w:date="2013-02-07T15:03:00Z">
        <w:r w:rsidDel="00D90B07">
          <w:tab/>
        </w:r>
      </w:del>
      <w:r>
        <w:t>Mt.  16:13-20</w:t>
      </w:r>
    </w:p>
    <w:p w:rsidR="00D40A8E" w:rsidRDefault="00D40A8E" w:rsidP="00D90B07">
      <w:pPr>
        <w:pStyle w:val="SQBibleAtlas"/>
        <w:pPrChange w:id="26" w:author="Stephen Reynolds, Jr." w:date="2013-02-07T15:04:00Z">
          <w:pPr/>
        </w:pPrChange>
      </w:pPr>
      <w:r>
        <w:t xml:space="preserve">The transfiguration </w:t>
      </w:r>
      <w:r>
        <w:tab/>
      </w:r>
      <w:r>
        <w:tab/>
      </w:r>
      <w:r>
        <w:tab/>
      </w:r>
      <w:r>
        <w:tab/>
        <w:t>Mt.  17:1-13</w:t>
      </w:r>
    </w:p>
    <w:p w:rsidR="00D40A8E" w:rsidRDefault="00D40A8E" w:rsidP="00D90B07">
      <w:pPr>
        <w:pStyle w:val="SQBibleAtlas"/>
        <w:pPrChange w:id="27" w:author="Stephen Reynolds, Jr." w:date="2013-02-07T15:04:00Z">
          <w:pPr/>
        </w:pPrChange>
      </w:pPr>
      <w:r>
        <w:t>His triumphal entry</w:t>
      </w:r>
      <w:r>
        <w:tab/>
      </w:r>
      <w:r>
        <w:tab/>
      </w:r>
      <w:r>
        <w:tab/>
      </w:r>
      <w:r>
        <w:tab/>
        <w:t>Mt.  21:1-11</w:t>
      </w:r>
      <w:r>
        <w:tab/>
      </w:r>
    </w:p>
    <w:p w:rsidR="00D40A8E" w:rsidRDefault="00D40A8E" w:rsidP="00D90B07">
      <w:pPr>
        <w:pStyle w:val="SQBibleAtlas"/>
        <w:pPrChange w:id="28" w:author="Stephen Reynolds, Jr." w:date="2013-02-07T15:04:00Z">
          <w:pPr/>
        </w:pPrChange>
      </w:pPr>
      <w:r>
        <w:t>Weeping over Jerusalem</w:t>
      </w:r>
      <w:r>
        <w:tab/>
      </w:r>
      <w:r>
        <w:tab/>
      </w:r>
      <w:r>
        <w:tab/>
      </w:r>
      <w:del w:id="29" w:author="Stephen Reynolds, Jr." w:date="2013-02-07T15:03:00Z">
        <w:r w:rsidDel="00D90B07">
          <w:tab/>
        </w:r>
      </w:del>
      <w:r>
        <w:t xml:space="preserve">Mt. 23:37-39; </w:t>
      </w:r>
      <w:proofErr w:type="spellStart"/>
      <w:r>
        <w:t>Lk</w:t>
      </w:r>
      <w:proofErr w:type="spellEnd"/>
      <w:r>
        <w:t>. 19:41</w:t>
      </w:r>
    </w:p>
    <w:p w:rsidR="00D40A8E" w:rsidRDefault="00D40A8E" w:rsidP="00D90B07">
      <w:pPr>
        <w:pStyle w:val="SQBibleAtlas"/>
        <w:pPrChange w:id="30" w:author="Stephen Reynolds, Jr." w:date="2013-02-07T15:04:00Z">
          <w:pPr/>
        </w:pPrChange>
      </w:pPr>
      <w:r>
        <w:t>In the upper room</w:t>
      </w:r>
      <w:r>
        <w:tab/>
      </w:r>
      <w:r>
        <w:tab/>
      </w:r>
      <w:r>
        <w:tab/>
      </w:r>
      <w:r>
        <w:tab/>
        <w:t>Jn. 13-14</w:t>
      </w:r>
    </w:p>
    <w:p w:rsidR="00D40A8E" w:rsidRDefault="00D40A8E" w:rsidP="00D90B07">
      <w:pPr>
        <w:pStyle w:val="SQBibleAtlas"/>
        <w:pPrChange w:id="31" w:author="Stephen Reynolds, Jr." w:date="2013-02-07T15:04:00Z">
          <w:pPr/>
        </w:pPrChange>
      </w:pPr>
      <w:r>
        <w:t xml:space="preserve">In Gethsemane </w:t>
      </w:r>
      <w:r>
        <w:tab/>
      </w:r>
      <w:r>
        <w:tab/>
      </w:r>
      <w:r>
        <w:tab/>
      </w:r>
      <w:r>
        <w:tab/>
      </w:r>
      <w:ins w:id="32" w:author="Stephen Reynolds, Jr." w:date="2013-02-07T15:04:00Z">
        <w:r w:rsidR="00D90B07">
          <w:tab/>
        </w:r>
      </w:ins>
      <w:del w:id="33" w:author="Stephen Reynolds, Jr." w:date="2013-02-07T15:03:00Z">
        <w:r w:rsidDel="00D90B07">
          <w:tab/>
        </w:r>
      </w:del>
      <w:r>
        <w:t>Jn. 18:1-11</w:t>
      </w:r>
    </w:p>
    <w:p w:rsidR="00D40A8E" w:rsidRDefault="00D40A8E" w:rsidP="00D90B07">
      <w:pPr>
        <w:pStyle w:val="SQBibleAtlas"/>
        <w:pPrChange w:id="34" w:author="Stephen Reynolds, Jr." w:date="2013-02-07T15:04:00Z">
          <w:pPr/>
        </w:pPrChange>
      </w:pPr>
      <w:r>
        <w:t>His arrest and trials</w:t>
      </w:r>
      <w:r>
        <w:tab/>
      </w:r>
      <w:r>
        <w:tab/>
      </w:r>
      <w:r>
        <w:tab/>
      </w:r>
      <w:r>
        <w:tab/>
        <w:t>Jn. 18:12—19:15</w:t>
      </w:r>
    </w:p>
    <w:p w:rsidR="00D40A8E" w:rsidRDefault="00D40A8E" w:rsidP="00D90B07">
      <w:pPr>
        <w:pStyle w:val="SQBibleAtlas"/>
        <w:pPrChange w:id="35" w:author="Stephen Reynolds, Jr." w:date="2013-02-07T15:04:00Z">
          <w:pPr/>
        </w:pPrChange>
      </w:pPr>
      <w:r>
        <w:t>The crucifixion</w:t>
      </w:r>
      <w:r>
        <w:tab/>
      </w:r>
      <w:r>
        <w:tab/>
      </w:r>
      <w:r>
        <w:tab/>
      </w:r>
      <w:r>
        <w:tab/>
      </w:r>
      <w:r>
        <w:tab/>
        <w:t>Jn. 19:16-18</w:t>
      </w:r>
    </w:p>
    <w:p w:rsidR="00D40A8E" w:rsidRDefault="00D40A8E" w:rsidP="00D90B07">
      <w:pPr>
        <w:pStyle w:val="SQBibleAtlas"/>
        <w:pPrChange w:id="36" w:author="Stephen Reynolds, Jr." w:date="2013-02-07T15:04:00Z">
          <w:pPr/>
        </w:pPrChange>
      </w:pPr>
      <w:r>
        <w:t>The resurrection</w:t>
      </w:r>
      <w:r>
        <w:tab/>
      </w:r>
      <w:r>
        <w:tab/>
      </w:r>
      <w:r>
        <w:tab/>
      </w:r>
      <w:r>
        <w:tab/>
      </w:r>
      <w:del w:id="37" w:author="Stephen Reynolds, Jr." w:date="2013-02-07T15:03:00Z">
        <w:r w:rsidDel="00D90B07">
          <w:tab/>
          <w:delText xml:space="preserve"> </w:delText>
        </w:r>
      </w:del>
      <w:r>
        <w:t>Mt.  28:1-7</w:t>
      </w:r>
    </w:p>
    <w:p w:rsidR="00D40A8E" w:rsidRDefault="00D40A8E" w:rsidP="00D90B07">
      <w:pPr>
        <w:pStyle w:val="SQBibleAtlas"/>
        <w:pPrChange w:id="38" w:author="Stephen Reynolds, Jr." w:date="2013-02-07T15:04:00Z">
          <w:pPr/>
        </w:pPrChange>
      </w:pPr>
      <w:r>
        <w:t>The ten appearances</w:t>
      </w:r>
      <w:r>
        <w:tab/>
      </w:r>
      <w:r>
        <w:tab/>
      </w:r>
      <w:r>
        <w:tab/>
      </w:r>
      <w:r>
        <w:tab/>
      </w:r>
      <w:del w:id="39" w:author="Stephen Reynolds, Jr." w:date="2013-02-07T15:06:00Z">
        <w:r w:rsidDel="00D90B07">
          <w:delText xml:space="preserve">John 20:11-18; </w:delText>
        </w:r>
      </w:del>
      <w:r>
        <w:t>Matt</w:t>
      </w:r>
      <w:del w:id="40" w:author="Stephen Reynolds, Jr." w:date="2013-02-07T15:04:00Z">
        <w:r w:rsidDel="00D90B07">
          <w:delText>hew</w:delText>
        </w:r>
      </w:del>
      <w:r>
        <w:t xml:space="preserve"> 28:1</w:t>
      </w:r>
      <w:ins w:id="41" w:author="Stephen Reynolds, Jr." w:date="2013-02-07T15:04:00Z">
        <w:r w:rsidR="00D90B07">
          <w:t>,16-17</w:t>
        </w:r>
      </w:ins>
      <w:r>
        <w:t>; Luke 24:</w:t>
      </w:r>
      <w:ins w:id="42" w:author="Stephen Reynolds, Jr." w:date="2013-02-07T15:05:00Z">
        <w:r w:rsidR="00D90B07" w:rsidRPr="00D90B07">
          <w:t xml:space="preserve"> </w:t>
        </w:r>
        <w:r w:rsidR="00D90B07">
          <w:t>13-35,</w:t>
        </w:r>
      </w:ins>
      <w:r>
        <w:t>34</w:t>
      </w:r>
      <w:del w:id="43" w:author="Stephen Reynolds, Jr." w:date="2013-02-07T15:05:00Z">
        <w:r w:rsidDel="00D90B07">
          <w:delText>; Luke 24:13-35</w:delText>
        </w:r>
      </w:del>
      <w:r>
        <w:t xml:space="preserve">; 36-43; </w:t>
      </w:r>
      <w:ins w:id="44" w:author="Stephen Reynolds, Jr." w:date="2013-02-07T15:06:00Z">
        <w:r w:rsidR="00D90B07">
          <w:t xml:space="preserve">49-53; </w:t>
        </w:r>
      </w:ins>
      <w:r>
        <w:t>John 20:</w:t>
      </w:r>
      <w:ins w:id="45" w:author="Stephen Reynolds, Jr." w:date="2013-02-07T15:06:00Z">
        <w:r w:rsidR="00D90B07" w:rsidRPr="00D90B07">
          <w:t xml:space="preserve"> </w:t>
        </w:r>
        <w:r w:rsidR="00D90B07">
          <w:t xml:space="preserve">11-18, </w:t>
        </w:r>
      </w:ins>
      <w:r>
        <w:t xml:space="preserve">26-29; </w:t>
      </w:r>
      <w:del w:id="46" w:author="Stephen Reynolds, Jr." w:date="2013-02-07T15:05:00Z">
        <w:r w:rsidDel="00D90B07">
          <w:delText xml:space="preserve">John </w:delText>
        </w:r>
      </w:del>
      <w:r>
        <w:t xml:space="preserve">21:1-23; </w:t>
      </w:r>
      <w:del w:id="47" w:author="Stephen Reynolds, Jr." w:date="2013-02-07T15:04:00Z">
        <w:r w:rsidDel="00D90B07">
          <w:delText xml:space="preserve">Matthew 28:16-17; </w:delText>
        </w:r>
      </w:del>
      <w:r>
        <w:t>I Cor. 15:7;</w:t>
      </w:r>
      <w:del w:id="48" w:author="Stephen Reynolds, Jr." w:date="2013-02-07T15:06:00Z">
        <w:r w:rsidDel="00D90B07">
          <w:delText xml:space="preserve"> Luke 24:</w:delText>
        </w:r>
      </w:del>
      <w:del w:id="49" w:author="Stephen Reynolds, Jr." w:date="2013-02-07T15:05:00Z">
        <w:r w:rsidDel="00D90B07">
          <w:delText>49-53</w:delText>
        </w:r>
      </w:del>
    </w:p>
    <w:p w:rsidR="00D40A8E" w:rsidRDefault="00D40A8E" w:rsidP="00D90B07">
      <w:pPr>
        <w:pStyle w:val="SQBibleAtlas"/>
        <w:pPrChange w:id="50" w:author="Stephen Reynolds, Jr." w:date="2013-02-07T15:04:00Z">
          <w:pPr/>
        </w:pPrChange>
      </w:pPr>
      <w:r>
        <w:t>The ascension</w:t>
      </w:r>
      <w:r>
        <w:tab/>
      </w:r>
      <w:r>
        <w:tab/>
      </w:r>
      <w:r>
        <w:tab/>
        <w:t xml:space="preserve">          </w:t>
      </w:r>
      <w:r>
        <w:tab/>
      </w:r>
      <w:r>
        <w:tab/>
        <w:t xml:space="preserve"> </w:t>
      </w:r>
      <w:proofErr w:type="spellStart"/>
      <w:r>
        <w:t>Lk</w:t>
      </w:r>
      <w:proofErr w:type="spellEnd"/>
      <w:r>
        <w:t>.  24:51</w:t>
      </w:r>
    </w:p>
    <w:p w:rsidR="00A427EE" w:rsidRDefault="00A427EE">
      <w:r>
        <w:br w:type="page"/>
      </w:r>
    </w:p>
    <w:p w:rsidR="00466131" w:rsidRDefault="00466131" w:rsidP="00466131">
      <w:pPr>
        <w:pStyle w:val="Title"/>
      </w:pPr>
      <w:r>
        <w:t>Opening Remarks</w:t>
      </w:r>
    </w:p>
    <w:p w:rsidR="00466131" w:rsidRDefault="00466131" w:rsidP="00093A3A">
      <w:pPr>
        <w:pStyle w:val="ParagraphNormal"/>
      </w:pPr>
    </w:p>
    <w:p w:rsidR="00466131" w:rsidRDefault="00466131" w:rsidP="00093A3A">
      <w:pPr>
        <w:pStyle w:val="ParagraphNormal"/>
      </w:pPr>
      <w:r>
        <w:t xml:space="preserve">Estimate about 100-300 billion souls have lived upon this earth since Adam. </w:t>
      </w:r>
      <w:proofErr w:type="gramStart"/>
      <w:r>
        <w:t>Black, white, brown, yellow, and red.</w:t>
      </w:r>
      <w:proofErr w:type="gramEnd"/>
      <w:r>
        <w:t xml:space="preserve"> Nevertheless no matter what color a person’s skin is every human being shares one vital thing, and this is his purposes of life here upon earth. His eternal destiny depends upon his personal relationship with the Lord Jesus Christ. The Key question of this universe is found in Matthew 22:42: </w:t>
      </w:r>
    </w:p>
    <w:p w:rsidR="00466131" w:rsidRDefault="00466131" w:rsidP="00466131">
      <w:pPr>
        <w:pStyle w:val="Scripture"/>
      </w:pPr>
      <w:proofErr w:type="gramStart"/>
      <w:r>
        <w:t>saying</w:t>
      </w:r>
      <w:proofErr w:type="gramEnd"/>
      <w:r>
        <w:t>, What think ye of Christ? Whose son is he? They say unto him, The Son of David.</w:t>
      </w:r>
    </w:p>
    <w:p w:rsidR="00466131" w:rsidRDefault="00466131" w:rsidP="00466131"/>
    <w:p w:rsidR="00466131" w:rsidRDefault="00466131" w:rsidP="007330E2">
      <w:pPr>
        <w:pStyle w:val="Heading3"/>
      </w:pPr>
      <w:r>
        <w:t>Christ Is:</w:t>
      </w:r>
    </w:p>
    <w:p w:rsidR="00466131" w:rsidRDefault="00466131" w:rsidP="00466131">
      <w:r>
        <w:t xml:space="preserve">Notice </w:t>
      </w:r>
      <w:r w:rsidR="00D43F2D">
        <w:t xml:space="preserve">the </w:t>
      </w:r>
      <w:r>
        <w:t>Different Occupations:</w:t>
      </w:r>
    </w:p>
    <w:p w:rsidR="00466131" w:rsidRDefault="00466131" w:rsidP="00A70E6E">
      <w:pPr>
        <w:pPrChange w:id="51" w:author="Stephen Reynolds, Jr." w:date="2013-02-07T16:12:00Z">
          <w:pPr/>
        </w:pPrChange>
      </w:pPr>
      <w:r>
        <w:t>Song of Sol. 5:16</w:t>
      </w:r>
      <w:r>
        <w:tab/>
        <w:t>Artist</w:t>
      </w:r>
      <w:r>
        <w:tab/>
      </w:r>
      <w:r>
        <w:tab/>
      </w:r>
      <w:proofErr w:type="gramStart"/>
      <w:r>
        <w:t>The</w:t>
      </w:r>
      <w:proofErr w:type="gramEnd"/>
      <w:r>
        <w:t xml:space="preserve"> altogether lovely one.</w:t>
      </w:r>
    </w:p>
    <w:p w:rsidR="00466131" w:rsidRDefault="00466131" w:rsidP="00A70E6E">
      <w:pPr>
        <w:pPrChange w:id="52" w:author="Stephen Reynolds, Jr." w:date="2013-02-07T16:12:00Z">
          <w:pPr/>
        </w:pPrChange>
      </w:pPr>
      <w:r>
        <w:t>1 Peter 2:6</w:t>
      </w:r>
      <w:r>
        <w:tab/>
      </w:r>
      <w:r>
        <w:tab/>
        <w:t>Architect</w:t>
      </w:r>
      <w:r>
        <w:tab/>
        <w:t>Chief corner stone</w:t>
      </w:r>
    </w:p>
    <w:p w:rsidR="00466131" w:rsidRDefault="00466131" w:rsidP="00A70E6E">
      <w:pPr>
        <w:pPrChange w:id="53" w:author="Stephen Reynolds, Jr." w:date="2013-02-07T16:12:00Z">
          <w:pPr/>
        </w:pPrChange>
      </w:pPr>
      <w:r>
        <w:t>Mal. 4:2</w:t>
      </w:r>
      <w:r>
        <w:tab/>
      </w:r>
      <w:r>
        <w:tab/>
        <w:t>Astronomer</w:t>
      </w:r>
      <w:r>
        <w:tab/>
        <w:t>Sun of Righteousness</w:t>
      </w:r>
    </w:p>
    <w:p w:rsidR="00466131" w:rsidRDefault="00466131" w:rsidP="00A70E6E">
      <w:pPr>
        <w:pPrChange w:id="54" w:author="Stephen Reynolds, Jr." w:date="2013-02-07T16:12:00Z">
          <w:pPr/>
        </w:pPrChange>
      </w:pPr>
      <w:r>
        <w:t>John 6:35</w:t>
      </w:r>
      <w:r>
        <w:tab/>
      </w:r>
      <w:r>
        <w:tab/>
        <w:t>Baker</w:t>
      </w:r>
      <w:r>
        <w:tab/>
      </w:r>
      <w:r>
        <w:tab/>
        <w:t>Bread of Life</w:t>
      </w:r>
    </w:p>
    <w:p w:rsidR="00466131" w:rsidRDefault="00466131" w:rsidP="00A70E6E">
      <w:pPr>
        <w:pPrChange w:id="55" w:author="Stephen Reynolds, Jr." w:date="2013-02-07T16:12:00Z">
          <w:pPr/>
        </w:pPrChange>
      </w:pPr>
      <w:r>
        <w:t>Matt. 13:44, 45</w:t>
      </w:r>
      <w:r>
        <w:tab/>
        <w:t>Banker</w:t>
      </w:r>
      <w:r>
        <w:tab/>
        <w:t>Hidden Treasure</w:t>
      </w:r>
    </w:p>
    <w:p w:rsidR="00466131" w:rsidRDefault="00466131" w:rsidP="00A70E6E">
      <w:pPr>
        <w:pPrChange w:id="56" w:author="Stephen Reynolds, Jr." w:date="2013-02-07T16:12:00Z">
          <w:pPr/>
        </w:pPrChange>
      </w:pPr>
      <w:r>
        <w:t>Isaiah 28:16</w:t>
      </w:r>
      <w:r>
        <w:tab/>
      </w:r>
      <w:r>
        <w:tab/>
        <w:t>Builder</w:t>
      </w:r>
      <w:r>
        <w:tab/>
        <w:t>Sure Foundation</w:t>
      </w:r>
      <w:r>
        <w:tab/>
      </w:r>
    </w:p>
    <w:p w:rsidR="00466131" w:rsidRDefault="00466131" w:rsidP="00A70E6E">
      <w:pPr>
        <w:pPrChange w:id="57" w:author="Stephen Reynolds, Jr." w:date="2013-02-07T16:12:00Z">
          <w:pPr/>
        </w:pPrChange>
      </w:pPr>
      <w:r>
        <w:t>Jer. 8:22</w:t>
      </w:r>
      <w:r>
        <w:tab/>
      </w:r>
      <w:r>
        <w:tab/>
        <w:t>Doctor</w:t>
      </w:r>
      <w:r>
        <w:tab/>
      </w:r>
      <w:del w:id="58" w:author="Stephen Reynolds, Jr." w:date="2013-02-07T15:53:00Z">
        <w:r w:rsidDel="000E2709">
          <w:tab/>
        </w:r>
      </w:del>
      <w:r>
        <w:t>Great Physician</w:t>
      </w:r>
    </w:p>
    <w:p w:rsidR="00466131" w:rsidRDefault="00466131" w:rsidP="00A70E6E">
      <w:pPr>
        <w:pPrChange w:id="59" w:author="Stephen Reynolds, Jr." w:date="2013-02-07T16:12:00Z">
          <w:pPr/>
        </w:pPrChange>
      </w:pPr>
      <w:r>
        <w:t>Heb. 10:20</w:t>
      </w:r>
      <w:r>
        <w:tab/>
      </w:r>
      <w:r>
        <w:tab/>
        <w:t>Educator</w:t>
      </w:r>
      <w:r>
        <w:tab/>
        <w:t>New and living way</w:t>
      </w:r>
    </w:p>
    <w:p w:rsidR="00466131" w:rsidRDefault="00466131" w:rsidP="00A70E6E">
      <w:pPr>
        <w:pPrChange w:id="60" w:author="Stephen Reynolds, Jr." w:date="2013-02-07T16:12:00Z">
          <w:pPr/>
        </w:pPrChange>
      </w:pPr>
      <w:r>
        <w:t>Luke 10:2</w:t>
      </w:r>
      <w:r>
        <w:tab/>
      </w:r>
      <w:r>
        <w:tab/>
        <w:t>Farmer</w:t>
      </w:r>
      <w:r>
        <w:tab/>
        <w:t>Sower and Lord of the Harvest</w:t>
      </w:r>
    </w:p>
    <w:p w:rsidR="00466131" w:rsidRDefault="00466131" w:rsidP="00A70E6E">
      <w:pPr>
        <w:pPrChange w:id="61" w:author="Stephen Reynolds, Jr." w:date="2013-02-07T16:12:00Z">
          <w:pPr/>
        </w:pPrChange>
      </w:pPr>
      <w:r>
        <w:t>John 8:12</w:t>
      </w:r>
      <w:r>
        <w:tab/>
      </w:r>
      <w:r>
        <w:tab/>
        <w:t>Electrician</w:t>
      </w:r>
      <w:r>
        <w:tab/>
        <w:t>Light</w:t>
      </w:r>
    </w:p>
    <w:p w:rsidR="00466131" w:rsidRDefault="00466131" w:rsidP="00466131"/>
    <w:p w:rsidR="00466131" w:rsidRDefault="00466131" w:rsidP="007330E2">
      <w:pPr>
        <w:pStyle w:val="Heading3"/>
      </w:pPr>
      <w:r>
        <w:t>Four Gospels</w:t>
      </w:r>
    </w:p>
    <w:p w:rsidR="00466131" w:rsidRDefault="00466131" w:rsidP="00466131">
      <w:r>
        <w:t>(Four) Symbolism-all that God has created, number of creation, materials, and matter</w:t>
      </w:r>
    </w:p>
    <w:p w:rsidR="00466131" w:rsidRDefault="00466131" w:rsidP="00A70E6E">
      <w:pPr>
        <w:numPr>
          <w:ilvl w:val="0"/>
          <w:numId w:val="39"/>
        </w:numPr>
        <w:pPrChange w:id="62" w:author="Stephen Reynolds, Jr." w:date="2013-02-07T16:12:00Z">
          <w:pPr>
            <w:numPr>
              <w:numId w:val="39"/>
            </w:numPr>
            <w:ind w:left="720" w:hanging="360"/>
          </w:pPr>
        </w:pPrChange>
      </w:pPr>
      <w:r>
        <w:t>Great elements, earth, air, fire, and water</w:t>
      </w:r>
    </w:p>
    <w:p w:rsidR="00466131" w:rsidRDefault="00466131" w:rsidP="00A70E6E">
      <w:pPr>
        <w:pPrChange w:id="63" w:author="Stephen Reynolds, Jr." w:date="2013-02-07T16:12:00Z">
          <w:pPr/>
        </w:pPrChange>
      </w:pPr>
      <w:r>
        <w:t>Regions- North, East, South, West</w:t>
      </w:r>
    </w:p>
    <w:p w:rsidR="00466131" w:rsidRDefault="00466131" w:rsidP="00A70E6E">
      <w:pPr>
        <w:pPrChange w:id="64" w:author="Stephen Reynolds, Jr." w:date="2013-02-07T16:12:00Z">
          <w:pPr/>
        </w:pPrChange>
      </w:pPr>
      <w:r>
        <w:t>Division of the day, Morning, Moon, Evening, and Midnight</w:t>
      </w:r>
    </w:p>
    <w:p w:rsidR="00466131" w:rsidRDefault="00466131" w:rsidP="00A70E6E">
      <w:pPr>
        <w:pPrChange w:id="65" w:author="Stephen Reynolds, Jr." w:date="2013-02-07T16:12:00Z">
          <w:pPr/>
        </w:pPrChange>
      </w:pPr>
      <w:r>
        <w:t xml:space="preserve">Seasons, </w:t>
      </w:r>
      <w:proofErr w:type="gramStart"/>
      <w:r>
        <w:t>Spring</w:t>
      </w:r>
      <w:proofErr w:type="gramEnd"/>
      <w:r>
        <w:t>, Summer, Autumn, and Winter</w:t>
      </w:r>
    </w:p>
    <w:p w:rsidR="00466131" w:rsidRDefault="00466131" w:rsidP="00A70E6E">
      <w:pPr>
        <w:pPrChange w:id="66" w:author="Stephen Reynolds, Jr." w:date="2013-02-07T16:12:00Z">
          <w:pPr/>
        </w:pPrChange>
      </w:pPr>
      <w:r>
        <w:t>Four fold, Divisions of Mankind, land, tongue, and families, and nations.</w:t>
      </w:r>
    </w:p>
    <w:p w:rsidR="00D43F2D" w:rsidRDefault="00466131" w:rsidP="00093A3A">
      <w:pPr>
        <w:pStyle w:val="ParagraphNormal"/>
      </w:pPr>
      <w:r>
        <w:t>Gospel 1 Cor. 15:1-3</w:t>
      </w:r>
      <w:r w:rsidR="00D43F2D">
        <w:t xml:space="preserve">. </w:t>
      </w:r>
    </w:p>
    <w:p w:rsidR="00466131" w:rsidRDefault="00466131" w:rsidP="00093A3A">
      <w:pPr>
        <w:pStyle w:val="ParagraphNormal"/>
      </w:pPr>
      <w:r>
        <w:t xml:space="preserve">To announce good news, </w:t>
      </w:r>
      <w:proofErr w:type="gramStart"/>
      <w:r>
        <w:t>Evangelize</w:t>
      </w:r>
      <w:proofErr w:type="gramEnd"/>
      <w:r>
        <w:t xml:space="preserve"> (good tidings)</w:t>
      </w:r>
    </w:p>
    <w:p w:rsidR="00466131" w:rsidRDefault="00466131" w:rsidP="00093A3A">
      <w:pPr>
        <w:pStyle w:val="ParagraphNormal"/>
      </w:pPr>
      <w:r>
        <w:t>Luke 2:10-Announcing the Savior’s incarnation</w:t>
      </w:r>
    </w:p>
    <w:p w:rsidR="00466131" w:rsidRDefault="00466131" w:rsidP="00466131"/>
    <w:p w:rsidR="00D43F2D" w:rsidRDefault="00D43F2D">
      <w:pPr>
        <w:rPr>
          <w:rFonts w:asciiTheme="majorHAnsi" w:eastAsiaTheme="majorEastAsia" w:hAnsiTheme="majorHAnsi" w:cstheme="majorBidi"/>
          <w:b/>
          <w:bCs/>
        </w:rPr>
      </w:pPr>
      <w:r>
        <w:br w:type="page"/>
      </w:r>
    </w:p>
    <w:p w:rsidR="00466131" w:rsidRDefault="00466131" w:rsidP="007330E2">
      <w:pPr>
        <w:pStyle w:val="Heading3"/>
      </w:pPr>
      <w:r>
        <w:t>Pre-existence of Jesus and Deity (God like nature)</w:t>
      </w:r>
    </w:p>
    <w:p w:rsidR="00466131" w:rsidRDefault="00466131" w:rsidP="00A70E6E">
      <w:pPr>
        <w:numPr>
          <w:ilvl w:val="0"/>
          <w:numId w:val="41"/>
        </w:numPr>
        <w:pPrChange w:id="67" w:author="Stephen Reynolds, Jr." w:date="2013-02-07T16:12:00Z">
          <w:pPr>
            <w:numPr>
              <w:numId w:val="41"/>
            </w:numPr>
            <w:ind w:left="720" w:hanging="360"/>
          </w:pPr>
        </w:pPrChange>
      </w:pPr>
      <w:r>
        <w:t>The fact of Divine Existence</w:t>
      </w:r>
    </w:p>
    <w:p w:rsidR="00466131" w:rsidRDefault="00466131" w:rsidP="00A70E6E">
      <w:pPr>
        <w:pPrChange w:id="68" w:author="Stephen Reynolds, Jr." w:date="2013-02-07T16:12:00Z">
          <w:pPr/>
        </w:pPrChange>
      </w:pPr>
      <w:r>
        <w:t>John the Baptist</w:t>
      </w:r>
      <w:r w:rsidR="004405BD">
        <w:t xml:space="preserve"> </w:t>
      </w:r>
      <w:r>
        <w:t>John 1:15, 27, 30</w:t>
      </w:r>
    </w:p>
    <w:p w:rsidR="00466131" w:rsidRDefault="004405BD" w:rsidP="00A70E6E">
      <w:pPr>
        <w:pPrChange w:id="69" w:author="Stephen Reynolds, Jr." w:date="2013-02-07T16:12:00Z">
          <w:pPr/>
        </w:pPrChange>
      </w:pPr>
      <w:r>
        <w:t xml:space="preserve">Taught by the Apostle John </w:t>
      </w:r>
      <w:proofErr w:type="spellStart"/>
      <w:r w:rsidR="00466131">
        <w:t>John</w:t>
      </w:r>
      <w:proofErr w:type="spellEnd"/>
      <w:r w:rsidR="00466131">
        <w:t xml:space="preserve"> 1:1, 1st John 1:2</w:t>
      </w:r>
      <w:r>
        <w:t xml:space="preserve"> </w:t>
      </w:r>
      <w:r w:rsidR="00466131">
        <w:t>connects pre-existence to his deity</w:t>
      </w:r>
    </w:p>
    <w:p w:rsidR="00466131" w:rsidRDefault="00466131" w:rsidP="00A70E6E">
      <w:pPr>
        <w:pPrChange w:id="70" w:author="Stephen Reynolds, Jr." w:date="2013-02-07T16:12:00Z">
          <w:pPr/>
        </w:pPrChange>
      </w:pPr>
      <w:r>
        <w:t>Taught by Peter</w:t>
      </w:r>
      <w:r w:rsidR="004405BD">
        <w:t xml:space="preserve"> </w:t>
      </w:r>
      <w:r>
        <w:t>1 Peter 1:20</w:t>
      </w:r>
    </w:p>
    <w:p w:rsidR="00466131" w:rsidRDefault="00466131" w:rsidP="00A70E6E">
      <w:pPr>
        <w:pPrChange w:id="71" w:author="Stephen Reynolds, Jr." w:date="2013-02-07T16:12:00Z">
          <w:pPr/>
        </w:pPrChange>
      </w:pPr>
      <w:proofErr w:type="gramStart"/>
      <w:r>
        <w:t>Taught by the Apostle Paul.</w:t>
      </w:r>
      <w:proofErr w:type="gramEnd"/>
      <w:r>
        <w:t xml:space="preserve"> 2:6-8</w:t>
      </w:r>
      <w:r>
        <w:tab/>
      </w:r>
    </w:p>
    <w:p w:rsidR="00466131" w:rsidRDefault="00466131" w:rsidP="00A70E6E">
      <w:pPr>
        <w:pPrChange w:id="72" w:author="Stephen Reynolds, Jr." w:date="2013-02-07T16:12:00Z">
          <w:pPr/>
        </w:pPrChange>
      </w:pPr>
      <w:r>
        <w:t>Taught by Christ</w:t>
      </w:r>
    </w:p>
    <w:p w:rsidR="00466131" w:rsidRDefault="004405BD" w:rsidP="00093A3A">
      <w:pPr>
        <w:pStyle w:val="ParagraphNormal"/>
      </w:pPr>
      <w:r>
        <w:t xml:space="preserve">John 6:38, John 6:51, 61-62; </w:t>
      </w:r>
      <w:r w:rsidR="00466131">
        <w:t>John 8:58. John 17:5</w:t>
      </w:r>
    </w:p>
    <w:p w:rsidR="00466131" w:rsidRDefault="00466131" w:rsidP="004405BD">
      <w:pPr>
        <w:pStyle w:val="Scripture"/>
      </w:pPr>
      <w:r>
        <w:t>Isaiah 42:8 I am the LORD, that is my name; and my glory will I not give o another, neither my praise to graven images.</w:t>
      </w:r>
    </w:p>
    <w:p w:rsidR="00466131" w:rsidRDefault="00466131" w:rsidP="00A70E6E">
      <w:pPr>
        <w:rPr>
          <w:ins w:id="73" w:author="Stephen Reynolds, Jr." w:date="2013-02-07T15:59:00Z"/>
        </w:rPr>
        <w:pPrChange w:id="74" w:author="Stephen Reynolds, Jr." w:date="2013-02-07T16:12:00Z">
          <w:pPr/>
        </w:pPrChange>
      </w:pPr>
      <w:r>
        <w:t>What was Jesus doing prior to his incarnation?</w:t>
      </w:r>
    </w:p>
    <w:p w:rsidR="00F44B4B" w:rsidRDefault="00F44B4B" w:rsidP="00F44B4B">
      <w:pPr>
        <w:rPr>
          <w:ins w:id="75" w:author="Stephen Reynolds, Jr." w:date="2013-02-07T15:59:00Z"/>
        </w:rPr>
        <w:pPrChange w:id="76" w:author="Stephen Reynolds, Jr." w:date="2013-02-07T15:59:00Z">
          <w:pPr/>
        </w:pPrChange>
      </w:pPr>
      <w:ins w:id="77" w:author="Stephen Reynolds, Jr." w:date="2013-02-07T15:59:00Z">
        <w:r>
          <w:t xml:space="preserve"> “Incarnation” means when referring to Jesus Christ that God the Son became man, human or took upon human form.</w:t>
        </w:r>
      </w:ins>
    </w:p>
    <w:p w:rsidR="00F44B4B" w:rsidRPr="00F44B4B" w:rsidRDefault="00F44B4B" w:rsidP="00F44B4B">
      <w:pPr>
        <w:rPr>
          <w:rPrChange w:id="78" w:author="Stephen Reynolds, Jr." w:date="2013-02-07T15:59:00Z">
            <w:rPr/>
          </w:rPrChange>
        </w:rPr>
        <w:pPrChange w:id="79" w:author="Stephen Reynolds, Jr." w:date="2013-02-07T15:59:00Z">
          <w:pPr/>
        </w:pPrChange>
      </w:pPr>
    </w:p>
    <w:p w:rsidR="00466131" w:rsidRDefault="00466131" w:rsidP="00A70E6E">
      <w:pPr>
        <w:numPr>
          <w:ilvl w:val="0"/>
          <w:numId w:val="42"/>
        </w:numPr>
        <w:pPrChange w:id="80" w:author="Stephen Reynolds, Jr." w:date="2013-02-07T16:12:00Z">
          <w:pPr>
            <w:numPr>
              <w:numId w:val="42"/>
            </w:numPr>
            <w:ind w:left="1440" w:hanging="360"/>
          </w:pPr>
        </w:pPrChange>
      </w:pPr>
      <w:r>
        <w:t>He was creating the universe</w:t>
      </w:r>
      <w:r w:rsidR="009B0A90">
        <w:t>. (</w:t>
      </w:r>
      <w:r>
        <w:t>John 1:3</w:t>
      </w:r>
      <w:r w:rsidR="009B0A90">
        <w:t xml:space="preserve">; </w:t>
      </w:r>
      <w:r>
        <w:t>Heb. 1:2, 10</w:t>
      </w:r>
      <w:r w:rsidR="009B0A90">
        <w:t xml:space="preserve">; </w:t>
      </w:r>
      <w:r>
        <w:t>Col. 1:16</w:t>
      </w:r>
      <w:r w:rsidR="009B0A90">
        <w:t>)</w:t>
      </w:r>
    </w:p>
    <w:p w:rsidR="00466131" w:rsidRDefault="00466131" w:rsidP="00A70E6E">
      <w:pPr>
        <w:pPrChange w:id="81" w:author="Stephen Reynolds, Jr." w:date="2013-02-07T16:12:00Z">
          <w:pPr/>
        </w:pPrChange>
      </w:pPr>
      <w:r>
        <w:t>He was controlling the universe</w:t>
      </w:r>
      <w:r w:rsidR="009B0A90">
        <w:t>. (</w:t>
      </w:r>
      <w:r>
        <w:t>Heb. 1:3</w:t>
      </w:r>
      <w:r w:rsidR="009B0A90">
        <w:t xml:space="preserve">; </w:t>
      </w:r>
      <w:r>
        <w:t>Col. 1:17</w:t>
      </w:r>
      <w:r w:rsidR="009B0A90">
        <w:t>)</w:t>
      </w:r>
    </w:p>
    <w:p w:rsidR="00466131" w:rsidRDefault="00466131" w:rsidP="00093A3A">
      <w:pPr>
        <w:pStyle w:val="ParagraphNormal"/>
      </w:pPr>
      <w:r>
        <w:t>Note: Our Lord not only puts all things together but he continues to keep all things together.</w:t>
      </w:r>
    </w:p>
    <w:p w:rsidR="00466131" w:rsidRDefault="00466131" w:rsidP="00A70E6E">
      <w:pPr>
        <w:pPrChange w:id="82" w:author="Stephen Reynolds, Jr." w:date="2013-02-07T16:12:00Z">
          <w:pPr/>
        </w:pPrChange>
      </w:pPr>
      <w:r>
        <w:t>He was communicating with the Father</w:t>
      </w:r>
      <w:r w:rsidR="009B0A90">
        <w:t xml:space="preserve"> (</w:t>
      </w:r>
      <w:r>
        <w:t>John 17:23, 24</w:t>
      </w:r>
      <w:r w:rsidR="009B0A90">
        <w:t>)</w:t>
      </w:r>
    </w:p>
    <w:p w:rsidR="00466131" w:rsidRDefault="00466131" w:rsidP="00466131"/>
    <w:p w:rsidR="00466131" w:rsidRDefault="00466131" w:rsidP="007330E2">
      <w:pPr>
        <w:pStyle w:val="Heading3"/>
      </w:pPr>
      <w:r>
        <w:t>The Old Testament Ministry of Jesus</w:t>
      </w:r>
    </w:p>
    <w:p w:rsidR="00466131" w:rsidRDefault="00466131" w:rsidP="00A70E6E">
      <w:pPr>
        <w:numPr>
          <w:ilvl w:val="0"/>
          <w:numId w:val="44"/>
        </w:numPr>
        <w:pPrChange w:id="83" w:author="Stephen Reynolds, Jr." w:date="2013-02-07T16:12:00Z">
          <w:pPr>
            <w:numPr>
              <w:numId w:val="44"/>
            </w:numPr>
            <w:ind w:left="720" w:hanging="360"/>
          </w:pPr>
        </w:pPrChange>
      </w:pPr>
      <w:r>
        <w:t xml:space="preserve">The Old Testament records a number of </w:t>
      </w:r>
      <w:proofErr w:type="spellStart"/>
      <w:r>
        <w:t>Theophanies</w:t>
      </w:r>
      <w:proofErr w:type="spellEnd"/>
      <w:r>
        <w:t>.</w:t>
      </w:r>
      <w:r w:rsidR="004405BD">
        <w:t xml:space="preserve"> </w:t>
      </w:r>
      <w:r>
        <w:t>(Pre-Bethlehem appearances of Christ)</w:t>
      </w:r>
    </w:p>
    <w:p w:rsidR="00466131" w:rsidRDefault="00466131" w:rsidP="00A70E6E">
      <w:pPr>
        <w:numPr>
          <w:ilvl w:val="0"/>
          <w:numId w:val="45"/>
        </w:numPr>
        <w:pPrChange w:id="84" w:author="Stephen Reynolds, Jr." w:date="2013-02-07T16:12:00Z">
          <w:pPr>
            <w:numPr>
              <w:numId w:val="45"/>
            </w:numPr>
            <w:ind w:left="1440" w:hanging="360"/>
          </w:pPr>
        </w:pPrChange>
      </w:pPr>
      <w:proofErr w:type="gramStart"/>
      <w:r>
        <w:t>The angel that redeemed me from all evil.</w:t>
      </w:r>
      <w:proofErr w:type="gramEnd"/>
      <w:r>
        <w:t xml:space="preserve"> Gen. 48:16</w:t>
      </w:r>
    </w:p>
    <w:p w:rsidR="00466131" w:rsidRDefault="00466131" w:rsidP="00A70E6E">
      <w:pPr>
        <w:pPrChange w:id="85" w:author="Stephen Reynolds, Jr." w:date="2013-02-07T16:12:00Z">
          <w:pPr/>
        </w:pPrChange>
      </w:pPr>
      <w:r>
        <w:t>The word secret is from the same Hebrew word as found in Isaiah 9:6</w:t>
      </w:r>
      <w:r w:rsidR="009B0A90">
        <w:t xml:space="preserve">; </w:t>
      </w:r>
      <w:r>
        <w:t>Judges 13:18</w:t>
      </w:r>
      <w:r w:rsidR="009B0A90">
        <w:t>.</w:t>
      </w:r>
    </w:p>
    <w:p w:rsidR="00466131" w:rsidRDefault="00466131" w:rsidP="00A70E6E">
      <w:pPr>
        <w:pPrChange w:id="86" w:author="Stephen Reynolds, Jr." w:date="2013-02-07T16:12:00Z">
          <w:pPr/>
        </w:pPrChange>
      </w:pPr>
      <w:r>
        <w:t xml:space="preserve">Let us examine some Old Testament </w:t>
      </w:r>
      <w:proofErr w:type="spellStart"/>
      <w:r>
        <w:t>Theophanies</w:t>
      </w:r>
      <w:proofErr w:type="spellEnd"/>
    </w:p>
    <w:p w:rsidR="00466131" w:rsidRDefault="00466131" w:rsidP="00A70E6E">
      <w:pPr>
        <w:numPr>
          <w:ilvl w:val="0"/>
          <w:numId w:val="43"/>
        </w:numPr>
        <w:pPrChange w:id="87" w:author="Stephen Reynolds, Jr." w:date="2013-02-07T16:12:00Z">
          <w:pPr>
            <w:numPr>
              <w:numId w:val="43"/>
            </w:numPr>
            <w:ind w:left="1440" w:hanging="360"/>
          </w:pPr>
        </w:pPrChange>
      </w:pPr>
      <w:r>
        <w:t xml:space="preserve">Hagar- </w:t>
      </w:r>
      <w:proofErr w:type="gramStart"/>
      <w:r>
        <w:t>The</w:t>
      </w:r>
      <w:proofErr w:type="gramEnd"/>
      <w:r>
        <w:t xml:space="preserve"> Angel of the Lord first mentioned </w:t>
      </w:r>
      <w:r w:rsidR="009B0A90">
        <w:t>&amp;</w:t>
      </w:r>
      <w:r>
        <w:t xml:space="preserve"> appe</w:t>
      </w:r>
      <w:r w:rsidR="009B0A90">
        <w:t xml:space="preserve">ared to a pagan girl. </w:t>
      </w:r>
      <w:r>
        <w:t>Gen. 16:7-14</w:t>
      </w:r>
    </w:p>
    <w:p w:rsidR="00466131" w:rsidRDefault="00466131" w:rsidP="00A70E6E">
      <w:pPr>
        <w:pPrChange w:id="88" w:author="Stephen Reynolds, Jr." w:date="2013-02-07T16:12:00Z">
          <w:pPr/>
        </w:pPrChange>
      </w:pPr>
      <w:r>
        <w:t>How did the Lord appear unto Abraham? Gen. 18:1</w:t>
      </w:r>
      <w:r w:rsidR="009B0A90">
        <w:t xml:space="preserve">; </w:t>
      </w:r>
      <w:r>
        <w:t>22:11</w:t>
      </w:r>
    </w:p>
    <w:p w:rsidR="00466131" w:rsidRDefault="009B0A90" w:rsidP="00A70E6E">
      <w:pPr>
        <w:pPrChange w:id="89" w:author="Stephen Reynolds, Jr." w:date="2013-02-07T16:12:00Z">
          <w:pPr/>
        </w:pPrChange>
      </w:pPr>
      <w:r>
        <w:t xml:space="preserve">Destruction of Sodom </w:t>
      </w:r>
      <w:r w:rsidR="00466131">
        <w:t>Gen. 19</w:t>
      </w:r>
    </w:p>
    <w:p w:rsidR="00466131" w:rsidRDefault="00466131" w:rsidP="00A70E6E">
      <w:pPr>
        <w:pPrChange w:id="90" w:author="Stephen Reynolds, Jr." w:date="2013-02-07T16:12:00Z">
          <w:pPr/>
        </w:pPrChange>
      </w:pPr>
      <w:r>
        <w:t>Last minute salvation of Israel</w:t>
      </w:r>
      <w:r w:rsidR="009B0A90">
        <w:t xml:space="preserve"> </w:t>
      </w:r>
      <w:r>
        <w:t>Gen. 28:13</w:t>
      </w:r>
    </w:p>
    <w:p w:rsidR="00466131" w:rsidRDefault="00466131" w:rsidP="00A70E6E">
      <w:pPr>
        <w:pPrChange w:id="91" w:author="Stephen Reynolds, Jr." w:date="2013-02-07T16:12:00Z">
          <w:pPr/>
        </w:pPrChange>
      </w:pPr>
      <w:r>
        <w:t>Christ not only appeared (Gen. 28:13) to Jacob but wrestled with him (Gen. 32:24-32)</w:t>
      </w:r>
    </w:p>
    <w:p w:rsidR="00466131" w:rsidRDefault="00466131" w:rsidP="00A70E6E">
      <w:pPr>
        <w:pPrChange w:id="92" w:author="Stephen Reynolds, Jr." w:date="2013-02-07T16:12:00Z">
          <w:pPr/>
        </w:pPrChange>
      </w:pPr>
      <w:r>
        <w:t>The following scriptures are connected to Mt. Sinai</w:t>
      </w:r>
      <w:r w:rsidR="009B0A90">
        <w:t xml:space="preserve"> </w:t>
      </w:r>
      <w:r>
        <w:t>Ex. 3:4, 5, 23:20, Ex. 25:20, 33:18-23</w:t>
      </w:r>
    </w:p>
    <w:p w:rsidR="00466131" w:rsidRDefault="00466131" w:rsidP="00A70E6E">
      <w:pPr>
        <w:pPrChange w:id="93" w:author="Stephen Reynolds, Jr." w:date="2013-02-07T16:12:00Z">
          <w:pPr/>
        </w:pPrChange>
      </w:pPr>
      <w:r>
        <w:t>He appeared unto Joshua as the Captain of the Lord’s Army</w:t>
      </w:r>
      <w:r w:rsidR="009B0A90">
        <w:t xml:space="preserve"> </w:t>
      </w:r>
      <w:r>
        <w:t>Joshua 5:13-18</w:t>
      </w:r>
    </w:p>
    <w:p w:rsidR="00466131" w:rsidRDefault="00466131" w:rsidP="00A70E6E">
      <w:pPr>
        <w:pPrChange w:id="94" w:author="Stephen Reynolds, Jr." w:date="2013-02-07T16:12:00Z">
          <w:pPr/>
        </w:pPrChange>
      </w:pPr>
      <w:r>
        <w:t>He appeared to Gideon as he was thrashing wheat</w:t>
      </w:r>
      <w:r w:rsidR="009B0A90">
        <w:t xml:space="preserve"> </w:t>
      </w:r>
      <w:r>
        <w:t>Joshua 6:11-24</w:t>
      </w:r>
    </w:p>
    <w:p w:rsidR="00466131" w:rsidRDefault="00466131" w:rsidP="00A70E6E">
      <w:pPr>
        <w:pPrChange w:id="95" w:author="Stephen Reynolds, Jr." w:date="2013-02-07T16:12:00Z">
          <w:pPr/>
        </w:pPrChange>
      </w:pPr>
      <w:r>
        <w:t>He appeared to Sampson’s parents</w:t>
      </w:r>
      <w:r w:rsidR="009B0A90">
        <w:t xml:space="preserve"> </w:t>
      </w:r>
      <w:r>
        <w:t>Judges 13</w:t>
      </w:r>
    </w:p>
    <w:p w:rsidR="00466131" w:rsidRDefault="00466131" w:rsidP="00A70E6E">
      <w:pPr>
        <w:pPrChange w:id="96" w:author="Stephen Reynolds, Jr." w:date="2013-02-07T16:12:00Z">
          <w:pPr/>
        </w:pPrChange>
      </w:pPr>
      <w:r>
        <w:t>He appeared to the Isaiah</w:t>
      </w:r>
      <w:r w:rsidR="009B0A90">
        <w:t xml:space="preserve"> </w:t>
      </w:r>
      <w:proofErr w:type="spellStart"/>
      <w:r>
        <w:t>Isaiah</w:t>
      </w:r>
      <w:proofErr w:type="spellEnd"/>
      <w:r>
        <w:t xml:space="preserve"> 6:1-13</w:t>
      </w:r>
    </w:p>
    <w:p w:rsidR="00466131" w:rsidRDefault="00466131" w:rsidP="00A70E6E">
      <w:pPr>
        <w:pPrChange w:id="97" w:author="Stephen Reynolds, Jr." w:date="2013-02-07T16:12:00Z">
          <w:pPr/>
        </w:pPrChange>
      </w:pPr>
      <w:r>
        <w:t xml:space="preserve">He appeared to the three Hebrew </w:t>
      </w:r>
      <w:proofErr w:type="gramStart"/>
      <w:r>
        <w:t>children</w:t>
      </w:r>
      <w:r w:rsidR="009B0A90">
        <w:t xml:space="preserve"> </w:t>
      </w:r>
      <w:r>
        <w:t xml:space="preserve"> Dan</w:t>
      </w:r>
      <w:proofErr w:type="gramEnd"/>
      <w:r>
        <w:t>. 3:24-25</w:t>
      </w:r>
    </w:p>
    <w:p w:rsidR="00466131" w:rsidRDefault="00466131" w:rsidP="00A70E6E">
      <w:pPr>
        <w:pPrChange w:id="98" w:author="Stephen Reynolds, Jr." w:date="2013-02-07T16:12:00Z">
          <w:pPr/>
        </w:pPrChange>
      </w:pPr>
      <w:r>
        <w:t xml:space="preserve">Daniel in the Lion’s </w:t>
      </w:r>
      <w:proofErr w:type="gramStart"/>
      <w:r>
        <w:t>den</w:t>
      </w:r>
      <w:r w:rsidR="009B0A90">
        <w:t xml:space="preserve"> </w:t>
      </w:r>
      <w:r>
        <w:t xml:space="preserve"> Dan</w:t>
      </w:r>
      <w:proofErr w:type="gramEnd"/>
      <w:r>
        <w:t>. 6:22</w:t>
      </w:r>
      <w:r w:rsidR="009B0A90">
        <w:t xml:space="preserve">; </w:t>
      </w:r>
      <w:r>
        <w:t>7:9-14</w:t>
      </w:r>
    </w:p>
    <w:p w:rsidR="00466131" w:rsidRDefault="00466131" w:rsidP="00466131"/>
    <w:p w:rsidR="00466131" w:rsidRDefault="00466131" w:rsidP="00093A3A">
      <w:pPr>
        <w:pStyle w:val="ParagraphNormal"/>
      </w:pPr>
      <w:r>
        <w:t>What a lovely name</w:t>
      </w:r>
      <w:r w:rsidR="009B0A90">
        <w:t>, the name of</w:t>
      </w:r>
      <w:r>
        <w:t xml:space="preserve"> Jesus!</w:t>
      </w:r>
    </w:p>
    <w:p w:rsidR="00466131" w:rsidRDefault="00466131" w:rsidP="00466131"/>
    <w:p w:rsidR="00D43F2D" w:rsidRDefault="00D43F2D">
      <w:pPr>
        <w:rPr>
          <w:rFonts w:ascii="Times New Roman" w:hAnsi="Times New Roman"/>
          <w:b/>
          <w:sz w:val="36"/>
          <w:szCs w:val="24"/>
        </w:rPr>
      </w:pPr>
      <w:r>
        <w:br w:type="page"/>
      </w:r>
    </w:p>
    <w:p w:rsidR="00466131" w:rsidRDefault="00466131" w:rsidP="00D43F2D">
      <w:pPr>
        <w:pStyle w:val="Title"/>
      </w:pPr>
      <w:r>
        <w:t>Opening Remarks</w:t>
      </w:r>
      <w:r w:rsidR="00D43F2D">
        <w:t xml:space="preserve"> Study </w:t>
      </w:r>
      <w:r>
        <w:t>Questions</w:t>
      </w:r>
    </w:p>
    <w:p w:rsidR="00466131" w:rsidRDefault="00466131" w:rsidP="00466131"/>
    <w:p w:rsidR="00466131" w:rsidRDefault="00466131" w:rsidP="00A554D6">
      <w:pPr>
        <w:numPr>
          <w:ilvl w:val="0"/>
          <w:numId w:val="40"/>
        </w:numPr>
      </w:pPr>
      <w:r>
        <w:t xml:space="preserve">Give opening remarks about the 40 billion souls who have lived on the earth since Adam’s appearance. Give the key question of this universe. </w:t>
      </w:r>
    </w:p>
    <w:p w:rsidR="00D43F2D" w:rsidRPr="00D43F2D" w:rsidRDefault="00D43F2D" w:rsidP="00D43F2D"/>
    <w:p w:rsidR="00466131" w:rsidRDefault="00466131" w:rsidP="00A554D6">
      <w:pPr/>
      <w:r>
        <w:t>Give your occupation and how it would relate to Christ.</w:t>
      </w:r>
      <w:r w:rsidR="004405BD">
        <w:t xml:space="preserve"> </w:t>
      </w:r>
      <w:r>
        <w:t>This is a unique method to win souls to the Master because Jesus is al</w:t>
      </w:r>
      <w:r w:rsidR="009B0A90">
        <w:t>l these things wrapped up into o</w:t>
      </w:r>
      <w:r>
        <w:t>ne.</w:t>
      </w:r>
    </w:p>
    <w:p w:rsidR="00D43F2D" w:rsidRPr="00D43F2D" w:rsidRDefault="00D43F2D" w:rsidP="00D43F2D"/>
    <w:p w:rsidR="00466131" w:rsidRDefault="00466131" w:rsidP="00A554D6">
      <w:pPr/>
      <w:r>
        <w:t>Four is an important number in Creation. List some of the fours that are found in God’s wonderful handy work.</w:t>
      </w:r>
    </w:p>
    <w:p w:rsidR="00D43F2D" w:rsidRDefault="00D43F2D" w:rsidP="00D43F2D">
      <w:pPr>
        <w:pStyle w:val="ListParagraph"/>
      </w:pPr>
    </w:p>
    <w:p w:rsidR="00D43F2D" w:rsidRPr="00D43F2D" w:rsidRDefault="00D43F2D" w:rsidP="00D43F2D"/>
    <w:p w:rsidR="00466131" w:rsidRDefault="00466131" w:rsidP="00A554D6">
      <w:pPr/>
      <w:r>
        <w:t>Jesus has a God like nature (deity). List some of the Apostles that taught this truth.</w:t>
      </w:r>
    </w:p>
    <w:p w:rsidR="00D43F2D" w:rsidRPr="00D43F2D" w:rsidRDefault="00D43F2D" w:rsidP="00D43F2D"/>
    <w:p w:rsidR="00466131" w:rsidRDefault="00466131" w:rsidP="00A554D6">
      <w:pPr/>
      <w:r>
        <w:t>What was Jesus doing prior to his incarnation? (The embodi</w:t>
      </w:r>
      <w:r w:rsidR="00D43F2D">
        <w:t xml:space="preserve">ment of a deity in some earthly </w:t>
      </w:r>
      <w:r>
        <w:t>form. The Union of divinity with humanity in Jesus Christ.) List 3.</w:t>
      </w:r>
    </w:p>
    <w:p w:rsidR="00D43F2D" w:rsidRPr="00D43F2D" w:rsidRDefault="00D43F2D" w:rsidP="00D43F2D"/>
    <w:p w:rsidR="00466131" w:rsidRDefault="00466131" w:rsidP="00A554D6">
      <w:pPr/>
      <w:r>
        <w:t xml:space="preserve">Give the definition of the word </w:t>
      </w:r>
      <w:proofErr w:type="spellStart"/>
      <w:r>
        <w:t>Theophanies</w:t>
      </w:r>
      <w:proofErr w:type="spellEnd"/>
      <w:r>
        <w:t>? Make a list of the Old Testame</w:t>
      </w:r>
      <w:r w:rsidR="00D43F2D">
        <w:t xml:space="preserve">nt </w:t>
      </w:r>
      <w:proofErr w:type="spellStart"/>
      <w:r w:rsidR="00D43F2D">
        <w:t>theophanies</w:t>
      </w:r>
      <w:proofErr w:type="spellEnd"/>
      <w:r w:rsidR="00D43F2D">
        <w:t xml:space="preserve">. </w:t>
      </w:r>
      <w:r>
        <w:t xml:space="preserve">There are approximately ten interesting </w:t>
      </w:r>
      <w:proofErr w:type="spellStart"/>
      <w:r>
        <w:t>theophanies</w:t>
      </w:r>
      <w:proofErr w:type="spellEnd"/>
      <w:r>
        <w:t xml:space="preserve">. List 4. </w:t>
      </w:r>
    </w:p>
    <w:p w:rsidR="00D43F2D" w:rsidRDefault="00D43F2D" w:rsidP="00D43F2D">
      <w:pPr>
        <w:pStyle w:val="ListParagraph"/>
      </w:pPr>
    </w:p>
    <w:p w:rsidR="00D43F2D" w:rsidRPr="00D43F2D" w:rsidRDefault="00D43F2D" w:rsidP="00D43F2D"/>
    <w:p w:rsidR="00466131" w:rsidRDefault="00466131" w:rsidP="00A554D6">
      <w:pPr/>
      <w:r>
        <w:t>List three Old Testament Scriptures. Memorize one verbatim.</w:t>
      </w:r>
    </w:p>
    <w:p w:rsidR="00D43F2D" w:rsidRPr="00D43F2D" w:rsidRDefault="00D43F2D" w:rsidP="00D43F2D"/>
    <w:p w:rsidR="00466131" w:rsidRDefault="00466131" w:rsidP="00A554D6">
      <w:pPr/>
      <w:r>
        <w:t xml:space="preserve">The following Bible Characters formulated the beginning of Jesus life upon this earth. List them. We will be studying them more in depth a little later in this course. </w:t>
      </w:r>
    </w:p>
    <w:p w:rsidR="00D43F2D" w:rsidRPr="00D43F2D" w:rsidRDefault="00D43F2D" w:rsidP="00D43F2D"/>
    <w:p w:rsidR="007774D5" w:rsidRPr="00D43F2D" w:rsidRDefault="00466131" w:rsidP="00A554D6">
      <w:pPr/>
      <w:r>
        <w:t>Isaiah 7:14; Isaiah 9:6-7; Micah 5:2</w:t>
      </w:r>
      <w:r w:rsidR="00D43F2D">
        <w:t xml:space="preserve"> </w:t>
      </w:r>
      <w:r>
        <w:t>(Choose one to memorize Verbatim)</w:t>
      </w:r>
      <w:r w:rsidR="007774D5">
        <w:br w:type="page"/>
      </w:r>
    </w:p>
    <w:p w:rsidR="00A554D6" w:rsidRPr="00A554D6" w:rsidDel="00A554D6" w:rsidRDefault="00444090" w:rsidP="00A554D6">
      <w:pPr>
        <w:pStyle w:val="CenteredParagraph"/>
        <w:rPr>
          <w:del w:id="99" w:author="Stephen Reynolds, Jr." w:date="2013-02-07T14:34:00Z"/>
          <w:rPrChange w:id="100" w:author="Stephen Reynolds, Jr." w:date="2013-02-07T14:36:00Z">
            <w:rPr>
              <w:del w:id="101" w:author="Stephen Reynolds, Jr." w:date="2013-02-07T14:34:00Z"/>
            </w:rPr>
          </w:rPrChange>
        </w:rPr>
        <w:sectPr w:rsidR="00A554D6" w:rsidRPr="00A554D6" w:rsidDel="00A554D6" w:rsidSect="00A554D6">
          <w:type w:val="continuous"/>
          <w:pgSz w:w="12240" w:h="15840" w:code="1"/>
          <w:pgMar w:top="1440" w:right="1008" w:bottom="1440" w:left="1008" w:header="720" w:footer="720" w:gutter="0"/>
          <w:cols w:space="240"/>
          <w:titlePg/>
          <w:docGrid w:linePitch="360"/>
        </w:sectPr>
        <w:pPrChange w:id="102" w:author="Stephen Reynolds, Jr." w:date="2013-02-07T14:36:00Z">
          <w:pPr>
            <w:pStyle w:val="Title"/>
          </w:pPr>
        </w:pPrChange>
      </w:pPr>
      <w:r w:rsidRPr="00A554D6">
        <w:t>Titles and Names of Christ</w:t>
      </w:r>
    </w:p>
    <w:p w:rsidR="00A554D6" w:rsidRPr="00A554D6" w:rsidRDefault="00A554D6" w:rsidP="00A554D6">
      <w:pPr>
        <w:pStyle w:val="CenteredParagraph"/>
        <w:rPr>
          <w:ins w:id="103" w:author="Stephen Reynolds, Jr." w:date="2013-02-07T14:34:00Z"/>
          <w:rPrChange w:id="104" w:author="Stephen Reynolds, Jr." w:date="2013-02-07T14:36:00Z">
            <w:rPr>
              <w:ins w:id="105" w:author="Stephen Reynolds, Jr." w:date="2013-02-07T14:34:00Z"/>
            </w:rPr>
          </w:rPrChange>
        </w:rPr>
        <w:pPrChange w:id="106" w:author="Stephen Reynolds, Jr." w:date="2013-02-07T14:36:00Z">
          <w:pPr>
            <w:numPr>
              <w:numId w:val="38"/>
            </w:numPr>
            <w:ind w:left="360" w:hanging="360"/>
          </w:pPr>
        </w:pPrChange>
      </w:pPr>
    </w:p>
    <w:p w:rsidR="00A554D6" w:rsidRDefault="00A554D6" w:rsidP="00A554D6">
      <w:pPr>
        <w:rPr>
          <w:ins w:id="107" w:author="Stephen Reynolds, Jr." w:date="2013-02-07T14:37:00Z"/>
        </w:rPr>
      </w:pPr>
    </w:p>
    <w:p w:rsidR="00A554D6" w:rsidRDefault="00A554D6" w:rsidP="00A554D6">
      <w:pPr>
        <w:rPr>
          <w:ins w:id="108" w:author="Stephen Reynolds, Jr." w:date="2013-02-07T14:36:00Z"/>
        </w:rPr>
        <w:sectPr w:rsidR="00A554D6" w:rsidSect="00A554D6">
          <w:type w:val="continuous"/>
          <w:pgSz w:w="12240" w:h="15840" w:code="1"/>
          <w:pgMar w:top="1440" w:right="1008" w:bottom="1440" w:left="1008" w:header="720" w:footer="720" w:gutter="0"/>
          <w:cols w:space="240"/>
          <w:titlePg/>
          <w:docGrid w:linePitch="360"/>
        </w:sectPr>
      </w:pPr>
    </w:p>
    <w:p w:rsidR="00444090" w:rsidRPr="00A554D6" w:rsidRDefault="00444090" w:rsidP="00A554D6">
      <w:pPr>
        <w:pStyle w:val="ListParagraph"/>
        <w:numPr>
          <w:ilvl w:val="0"/>
          <w:numId w:val="51"/>
        </w:numPr>
        <w:rPr>
          <w:rPrChange w:id="109" w:author="Stephen Reynolds, Jr." w:date="2013-02-07T14:36:00Z">
            <w:rPr/>
          </w:rPrChange>
        </w:rPr>
        <w:pPrChange w:id="110" w:author="Stephen Reynolds, Jr." w:date="2013-02-07T14:37:00Z">
          <w:pPr>
            <w:numPr>
              <w:numId w:val="38"/>
            </w:numPr>
            <w:ind w:left="360" w:hanging="360"/>
          </w:pPr>
        </w:pPrChange>
      </w:pPr>
      <w:r w:rsidRPr="00A554D6">
        <w:rPr>
          <w:rPrChange w:id="111" w:author="Stephen Reynolds, Jr." w:date="2013-02-07T14:36:00Z">
            <w:rPr/>
          </w:rPrChange>
        </w:rPr>
        <w:t>Abraham’s Seed (</w:t>
      </w:r>
      <w:del w:id="112" w:author="Stephen Reynolds, Jr." w:date="2013-02-07T14:39:00Z">
        <w:r w:rsidRPr="00A554D6" w:rsidDel="00916314">
          <w:rPr>
            <w:rPrChange w:id="113" w:author="Stephen Reynolds, Jr." w:date="2013-02-07T14:36:00Z">
              <w:rPr/>
            </w:rPrChange>
          </w:rPr>
          <w:delText>Genesis</w:delText>
        </w:r>
      </w:del>
      <w:ins w:id="114" w:author="Stephen Reynolds, Jr." w:date="2013-02-07T14:39:00Z">
        <w:r w:rsidR="00916314">
          <w:t>Gen.</w:t>
        </w:r>
      </w:ins>
      <w:r w:rsidRPr="00A554D6">
        <w:rPr>
          <w:rPrChange w:id="115" w:author="Stephen Reynolds, Jr." w:date="2013-02-07T14:36:00Z">
            <w:rPr/>
          </w:rPrChange>
        </w:rPr>
        <w:t xml:space="preserve"> 22:18; Galatians 3:16).</w:t>
      </w:r>
    </w:p>
    <w:p w:rsidR="00444090" w:rsidRPr="00A554D6" w:rsidRDefault="00444090" w:rsidP="00A554D6">
      <w:pPr>
        <w:pStyle w:val="ListParagraph"/>
        <w:numPr>
          <w:ilvl w:val="0"/>
          <w:numId w:val="51"/>
        </w:numPr>
        <w:rPr>
          <w:rPrChange w:id="116" w:author="Stephen Reynolds, Jr." w:date="2013-02-07T14:36:00Z">
            <w:rPr/>
          </w:rPrChange>
        </w:rPr>
        <w:pPrChange w:id="117" w:author="Stephen Reynolds, Jr." w:date="2013-02-07T14:37:00Z">
          <w:pPr/>
        </w:pPrChange>
      </w:pPr>
      <w:r w:rsidRPr="00A554D6">
        <w:rPr>
          <w:rPrChange w:id="118" w:author="Stephen Reynolds, Jr." w:date="2013-02-07T14:36:00Z">
            <w:rPr/>
          </w:rPrChange>
        </w:rPr>
        <w:t>Advocate (1 John 2:1).</w:t>
      </w:r>
    </w:p>
    <w:p w:rsidR="00444090" w:rsidRPr="00A554D6" w:rsidRDefault="00444090" w:rsidP="00A554D6">
      <w:pPr>
        <w:pStyle w:val="ListParagraph"/>
        <w:numPr>
          <w:ilvl w:val="0"/>
          <w:numId w:val="51"/>
        </w:numPr>
        <w:rPr>
          <w:rPrChange w:id="119" w:author="Stephen Reynolds, Jr." w:date="2013-02-07T14:36:00Z">
            <w:rPr/>
          </w:rPrChange>
        </w:rPr>
        <w:pPrChange w:id="120" w:author="Stephen Reynolds, Jr." w:date="2013-02-07T14:37:00Z">
          <w:pPr/>
        </w:pPrChange>
      </w:pPr>
      <w:r w:rsidRPr="00A554D6">
        <w:rPr>
          <w:rPrChange w:id="121" w:author="Stephen Reynolds, Jr." w:date="2013-02-07T14:36:00Z">
            <w:rPr/>
          </w:rPrChange>
        </w:rPr>
        <w:t>Almighty (</w:t>
      </w:r>
      <w:del w:id="122" w:author="Stephen Reynolds, Jr." w:date="2013-02-07T14:46:00Z">
        <w:r w:rsidRPr="00A554D6" w:rsidDel="00916314">
          <w:rPr>
            <w:rPrChange w:id="123" w:author="Stephen Reynolds, Jr." w:date="2013-02-07T14:36:00Z">
              <w:rPr/>
            </w:rPrChange>
          </w:rPr>
          <w:delText>Revelation</w:delText>
        </w:r>
      </w:del>
      <w:ins w:id="124" w:author="Stephen Reynolds, Jr." w:date="2013-02-07T14:46:00Z">
        <w:r w:rsidR="00916314">
          <w:t>Rev.</w:t>
        </w:r>
      </w:ins>
      <w:r w:rsidRPr="00A554D6">
        <w:rPr>
          <w:rPrChange w:id="125" w:author="Stephen Reynolds, Jr." w:date="2013-02-07T14:36:00Z">
            <w:rPr/>
          </w:rPrChange>
        </w:rPr>
        <w:t xml:space="preserve"> 1:</w:t>
      </w:r>
      <w:ins w:id="126" w:author="Stephen Reynolds, Jr." w:date="2013-02-07T14:51:00Z">
        <w:r w:rsidR="00B11662">
          <w:t>7</w:t>
        </w:r>
        <w:proofErr w:type="gramStart"/>
        <w:r w:rsidR="00B11662">
          <w:t>,</w:t>
        </w:r>
      </w:ins>
      <w:r w:rsidRPr="00A554D6">
        <w:rPr>
          <w:rPrChange w:id="127" w:author="Stephen Reynolds, Jr." w:date="2013-02-07T14:36:00Z">
            <w:rPr/>
          </w:rPrChange>
        </w:rPr>
        <w:t>8</w:t>
      </w:r>
      <w:proofErr w:type="gramEnd"/>
      <w:r w:rsidRPr="00A554D6">
        <w:rPr>
          <w:rPrChange w:id="128" w:author="Stephen Reynolds, Jr." w:date="2013-02-07T14:36:00Z">
            <w:rPr/>
          </w:rPrChange>
        </w:rPr>
        <w:t>).</w:t>
      </w:r>
    </w:p>
    <w:p w:rsidR="00444090" w:rsidRPr="00A554D6" w:rsidRDefault="00444090" w:rsidP="00A554D6">
      <w:pPr>
        <w:pStyle w:val="ListParagraph"/>
        <w:numPr>
          <w:ilvl w:val="0"/>
          <w:numId w:val="51"/>
        </w:numPr>
        <w:rPr>
          <w:rPrChange w:id="129" w:author="Stephen Reynolds, Jr." w:date="2013-02-07T14:36:00Z">
            <w:rPr/>
          </w:rPrChange>
        </w:rPr>
        <w:pPrChange w:id="130" w:author="Stephen Reynolds, Jr." w:date="2013-02-07T14:37:00Z">
          <w:pPr/>
        </w:pPrChange>
      </w:pPr>
      <w:r w:rsidRPr="00A554D6">
        <w:rPr>
          <w:rPrChange w:id="131" w:author="Stephen Reynolds, Jr." w:date="2013-02-07T14:36:00Z">
            <w:rPr/>
          </w:rPrChange>
        </w:rPr>
        <w:t>Alpha and Omega (</w:t>
      </w:r>
      <w:del w:id="132" w:author="Stephen Reynolds, Jr." w:date="2013-02-07T14:46:00Z">
        <w:r w:rsidRPr="00A554D6" w:rsidDel="00916314">
          <w:rPr>
            <w:rPrChange w:id="133" w:author="Stephen Reynolds, Jr." w:date="2013-02-07T14:36:00Z">
              <w:rPr/>
            </w:rPrChange>
          </w:rPr>
          <w:delText>Revelation</w:delText>
        </w:r>
      </w:del>
      <w:ins w:id="134" w:author="Stephen Reynolds, Jr." w:date="2013-02-07T14:46:00Z">
        <w:r w:rsidR="00916314">
          <w:t>Rev.</w:t>
        </w:r>
      </w:ins>
      <w:r w:rsidRPr="00A554D6">
        <w:rPr>
          <w:rPrChange w:id="135" w:author="Stephen Reynolds, Jr." w:date="2013-02-07T14:36:00Z">
            <w:rPr/>
          </w:rPrChange>
        </w:rPr>
        <w:t xml:space="preserve"> 1:8; 22:13).</w:t>
      </w:r>
    </w:p>
    <w:p w:rsidR="00444090" w:rsidRPr="00A554D6" w:rsidRDefault="00444090" w:rsidP="00A554D6">
      <w:pPr>
        <w:pStyle w:val="ListParagraph"/>
        <w:numPr>
          <w:ilvl w:val="0"/>
          <w:numId w:val="51"/>
        </w:numPr>
        <w:rPr>
          <w:rPrChange w:id="136" w:author="Stephen Reynolds, Jr." w:date="2013-02-07T14:36:00Z">
            <w:rPr/>
          </w:rPrChange>
        </w:rPr>
        <w:pPrChange w:id="137" w:author="Stephen Reynolds, Jr." w:date="2013-02-07T14:37:00Z">
          <w:pPr/>
        </w:pPrChange>
      </w:pPr>
      <w:r w:rsidRPr="00A554D6">
        <w:rPr>
          <w:rPrChange w:id="138" w:author="Stephen Reynolds, Jr." w:date="2013-02-07T14:36:00Z">
            <w:rPr/>
          </w:rPrChange>
        </w:rPr>
        <w:t>Amen (</w:t>
      </w:r>
      <w:del w:id="139" w:author="Stephen Reynolds, Jr." w:date="2013-02-07T14:46:00Z">
        <w:r w:rsidRPr="00A554D6" w:rsidDel="00916314">
          <w:rPr>
            <w:rPrChange w:id="140" w:author="Stephen Reynolds, Jr." w:date="2013-02-07T14:36:00Z">
              <w:rPr/>
            </w:rPrChange>
          </w:rPr>
          <w:delText>Revelation</w:delText>
        </w:r>
      </w:del>
      <w:ins w:id="141" w:author="Stephen Reynolds, Jr." w:date="2013-02-07T14:46:00Z">
        <w:r w:rsidR="00916314">
          <w:t>Rev.</w:t>
        </w:r>
      </w:ins>
      <w:r w:rsidRPr="00A554D6">
        <w:rPr>
          <w:rPrChange w:id="142" w:author="Stephen Reynolds, Jr." w:date="2013-02-07T14:36:00Z">
            <w:rPr/>
          </w:rPrChange>
        </w:rPr>
        <w:t xml:space="preserve"> 3:14).</w:t>
      </w:r>
    </w:p>
    <w:p w:rsidR="00444090" w:rsidRPr="00A554D6" w:rsidDel="00916314" w:rsidRDefault="00444090" w:rsidP="00A554D6">
      <w:pPr>
        <w:pStyle w:val="ListParagraph"/>
        <w:numPr>
          <w:ilvl w:val="0"/>
          <w:numId w:val="51"/>
        </w:numPr>
        <w:rPr>
          <w:del w:id="143" w:author="Stephen Reynolds, Jr." w:date="2013-02-07T14:38:00Z"/>
          <w:rPrChange w:id="144" w:author="Stephen Reynolds, Jr." w:date="2013-02-07T14:36:00Z">
            <w:rPr>
              <w:del w:id="145" w:author="Stephen Reynolds, Jr." w:date="2013-02-07T14:38:00Z"/>
            </w:rPr>
          </w:rPrChange>
        </w:rPr>
        <w:pPrChange w:id="146" w:author="Stephen Reynolds, Jr." w:date="2013-02-07T14:37:00Z">
          <w:pPr/>
        </w:pPrChange>
      </w:pPr>
      <w:del w:id="147" w:author="Stephen Reynolds, Jr." w:date="2013-02-07T14:38:00Z">
        <w:r w:rsidRPr="00A554D6" w:rsidDel="00916314">
          <w:rPr>
            <w:rPrChange w:id="148" w:author="Stephen Reynolds, Jr." w:date="2013-02-07T14:36:00Z">
              <w:rPr/>
            </w:rPrChange>
          </w:rPr>
          <w:delText>Angel (Genesis 48:16; Exodus 23:20,21).</w:delText>
        </w:r>
      </w:del>
    </w:p>
    <w:p w:rsidR="00444090" w:rsidRPr="00A554D6" w:rsidDel="00916314" w:rsidRDefault="00444090" w:rsidP="00A554D6">
      <w:pPr>
        <w:pStyle w:val="ListParagraph"/>
        <w:numPr>
          <w:ilvl w:val="0"/>
          <w:numId w:val="51"/>
        </w:numPr>
        <w:rPr>
          <w:del w:id="149" w:author="Stephen Reynolds, Jr." w:date="2013-02-07T14:38:00Z"/>
          <w:rPrChange w:id="150" w:author="Stephen Reynolds, Jr." w:date="2013-02-07T14:36:00Z">
            <w:rPr>
              <w:del w:id="151" w:author="Stephen Reynolds, Jr." w:date="2013-02-07T14:38:00Z"/>
            </w:rPr>
          </w:rPrChange>
        </w:rPr>
        <w:pPrChange w:id="152" w:author="Stephen Reynolds, Jr." w:date="2013-02-07T14:37:00Z">
          <w:pPr/>
        </w:pPrChange>
      </w:pPr>
      <w:del w:id="153" w:author="Stephen Reynolds, Jr." w:date="2013-02-07T14:38:00Z">
        <w:r w:rsidRPr="00A554D6" w:rsidDel="00916314">
          <w:rPr>
            <w:rPrChange w:id="154" w:author="Stephen Reynolds, Jr." w:date="2013-02-07T14:36:00Z">
              <w:rPr/>
            </w:rPrChange>
          </w:rPr>
          <w:delText>Angel of God’s presence (Isaiah 63:9).</w:delText>
        </w:r>
      </w:del>
    </w:p>
    <w:p w:rsidR="00444090" w:rsidRPr="00A554D6" w:rsidRDefault="00444090" w:rsidP="00A554D6">
      <w:pPr>
        <w:pStyle w:val="ListParagraph"/>
        <w:numPr>
          <w:ilvl w:val="0"/>
          <w:numId w:val="51"/>
        </w:numPr>
        <w:rPr>
          <w:rPrChange w:id="155" w:author="Stephen Reynolds, Jr." w:date="2013-02-07T14:36:00Z">
            <w:rPr/>
          </w:rPrChange>
        </w:rPr>
        <w:pPrChange w:id="156" w:author="Stephen Reynolds, Jr." w:date="2013-02-07T14:37:00Z">
          <w:pPr/>
        </w:pPrChange>
      </w:pPr>
      <w:r w:rsidRPr="00A554D6">
        <w:rPr>
          <w:rPrChange w:id="157" w:author="Stephen Reynolds, Jr." w:date="2013-02-07T14:36:00Z">
            <w:rPr/>
          </w:rPrChange>
        </w:rPr>
        <w:t>Angel of the Lord (E</w:t>
      </w:r>
      <w:ins w:id="158" w:author="Stephen Reynolds, Jr." w:date="2013-02-07T14:38:00Z">
        <w:r w:rsidR="00916314">
          <w:t>x/</w:t>
        </w:r>
      </w:ins>
      <w:del w:id="159" w:author="Stephen Reynolds, Jr." w:date="2013-02-07T14:38:00Z">
        <w:r w:rsidRPr="00A554D6" w:rsidDel="00916314">
          <w:rPr>
            <w:rPrChange w:id="160" w:author="Stephen Reynolds, Jr." w:date="2013-02-07T14:36:00Z">
              <w:rPr/>
            </w:rPrChange>
          </w:rPr>
          <w:delText>xodus</w:delText>
        </w:r>
      </w:del>
      <w:r w:rsidRPr="00A554D6">
        <w:rPr>
          <w:rPrChange w:id="161" w:author="Stephen Reynolds, Jr." w:date="2013-02-07T14:36:00Z">
            <w:rPr/>
          </w:rPrChange>
        </w:rPr>
        <w:t xml:space="preserve"> 3:2; Judges 13:15-22</w:t>
      </w:r>
      <w:ins w:id="162" w:author="Stephen Reynolds, Jr." w:date="2013-02-07T14:38:00Z">
        <w:r w:rsidR="00916314">
          <w:t xml:space="preserve">; </w:t>
        </w:r>
      </w:ins>
      <w:ins w:id="163" w:author="Stephen Reynolds, Jr." w:date="2013-02-07T14:39:00Z">
        <w:r w:rsidR="00916314">
          <w:t>Isa.</w:t>
        </w:r>
      </w:ins>
      <w:ins w:id="164" w:author="Stephen Reynolds, Jr." w:date="2013-02-07T14:38:00Z">
        <w:r w:rsidR="00916314" w:rsidRPr="00C35BBD">
          <w:t xml:space="preserve"> 63:9</w:t>
        </w:r>
        <w:r w:rsidR="00916314">
          <w:t>;</w:t>
        </w:r>
        <w:r w:rsidR="00916314" w:rsidRPr="00916314">
          <w:t xml:space="preserve"> </w:t>
        </w:r>
      </w:ins>
      <w:ins w:id="165" w:author="Stephen Reynolds, Jr." w:date="2013-02-07T14:39:00Z">
        <w:r w:rsidR="00916314">
          <w:t>Gen.</w:t>
        </w:r>
      </w:ins>
      <w:ins w:id="166" w:author="Stephen Reynolds, Jr." w:date="2013-02-07T14:38:00Z">
        <w:r w:rsidR="00916314" w:rsidRPr="00C35BBD">
          <w:t xml:space="preserve"> 48:16; </w:t>
        </w:r>
        <w:r w:rsidR="00916314">
          <w:t>Ex.</w:t>
        </w:r>
        <w:r w:rsidR="00916314" w:rsidRPr="00C35BBD">
          <w:t xml:space="preserve"> 23:20</w:t>
        </w:r>
        <w:proofErr w:type="gramStart"/>
        <w:r w:rsidR="00916314" w:rsidRPr="00C35BBD">
          <w:t>,21</w:t>
        </w:r>
      </w:ins>
      <w:proofErr w:type="gramEnd"/>
      <w:r w:rsidRPr="00A554D6">
        <w:rPr>
          <w:rPrChange w:id="167" w:author="Stephen Reynolds, Jr." w:date="2013-02-07T14:36:00Z">
            <w:rPr/>
          </w:rPrChange>
        </w:rPr>
        <w:t>).</w:t>
      </w:r>
    </w:p>
    <w:p w:rsidR="00444090" w:rsidRPr="00A554D6" w:rsidRDefault="00444090" w:rsidP="00A554D6">
      <w:pPr>
        <w:pStyle w:val="ListParagraph"/>
        <w:numPr>
          <w:ilvl w:val="0"/>
          <w:numId w:val="51"/>
        </w:numPr>
        <w:rPr>
          <w:rPrChange w:id="168" w:author="Stephen Reynolds, Jr." w:date="2013-02-07T14:36:00Z">
            <w:rPr/>
          </w:rPrChange>
        </w:rPr>
        <w:pPrChange w:id="169" w:author="Stephen Reynolds, Jr." w:date="2013-02-07T14:37:00Z">
          <w:pPr/>
        </w:pPrChange>
      </w:pPr>
      <w:r w:rsidRPr="00A554D6">
        <w:rPr>
          <w:rPrChange w:id="170" w:author="Stephen Reynolds, Jr." w:date="2013-02-07T14:36:00Z">
            <w:rPr/>
          </w:rPrChange>
        </w:rPr>
        <w:t>Apostle (</w:t>
      </w:r>
      <w:del w:id="171" w:author="Stephen Reynolds, Jr." w:date="2013-02-07T14:40:00Z">
        <w:r w:rsidRPr="00A554D6" w:rsidDel="00916314">
          <w:rPr>
            <w:rPrChange w:id="172" w:author="Stephen Reynolds, Jr." w:date="2013-02-07T14:36:00Z">
              <w:rPr/>
            </w:rPrChange>
          </w:rPr>
          <w:delText>Hebrews</w:delText>
        </w:r>
      </w:del>
      <w:ins w:id="173" w:author="Stephen Reynolds, Jr." w:date="2013-02-07T14:40:00Z">
        <w:r w:rsidR="00916314">
          <w:t>Heb.</w:t>
        </w:r>
      </w:ins>
      <w:r w:rsidRPr="00A554D6">
        <w:rPr>
          <w:rPrChange w:id="174" w:author="Stephen Reynolds, Jr." w:date="2013-02-07T14:36:00Z">
            <w:rPr/>
          </w:rPrChange>
        </w:rPr>
        <w:t xml:space="preserve"> 3:1).</w:t>
      </w:r>
    </w:p>
    <w:p w:rsidR="00444090" w:rsidRPr="00A554D6" w:rsidRDefault="00444090" w:rsidP="00A554D6">
      <w:pPr>
        <w:pStyle w:val="ListParagraph"/>
        <w:numPr>
          <w:ilvl w:val="0"/>
          <w:numId w:val="51"/>
        </w:numPr>
        <w:rPr>
          <w:rPrChange w:id="175" w:author="Stephen Reynolds, Jr." w:date="2013-02-07T14:36:00Z">
            <w:rPr/>
          </w:rPrChange>
        </w:rPr>
        <w:pPrChange w:id="176" w:author="Stephen Reynolds, Jr." w:date="2013-02-07T14:37:00Z">
          <w:pPr/>
        </w:pPrChange>
      </w:pPr>
      <w:r w:rsidRPr="00A554D6">
        <w:rPr>
          <w:rPrChange w:id="177" w:author="Stephen Reynolds, Jr." w:date="2013-02-07T14:36:00Z">
            <w:rPr/>
          </w:rPrChange>
        </w:rPr>
        <w:t>Arm of the Lord (</w:t>
      </w:r>
      <w:del w:id="178" w:author="Stephen Reynolds, Jr." w:date="2013-02-07T14:39:00Z">
        <w:r w:rsidRPr="00A554D6" w:rsidDel="00916314">
          <w:rPr>
            <w:rPrChange w:id="179" w:author="Stephen Reynolds, Jr." w:date="2013-02-07T14:36:00Z">
              <w:rPr/>
            </w:rPrChange>
          </w:rPr>
          <w:delText>Isaiah</w:delText>
        </w:r>
      </w:del>
      <w:ins w:id="180" w:author="Stephen Reynolds, Jr." w:date="2013-02-07T14:39:00Z">
        <w:r w:rsidR="00916314">
          <w:t>Isa.</w:t>
        </w:r>
      </w:ins>
      <w:r w:rsidRPr="00A554D6">
        <w:rPr>
          <w:rPrChange w:id="181" w:author="Stephen Reynolds, Jr." w:date="2013-02-07T14:36:00Z">
            <w:rPr/>
          </w:rPrChange>
        </w:rPr>
        <w:t xml:space="preserve"> 51:9; 53:1).</w:t>
      </w:r>
    </w:p>
    <w:p w:rsidR="00444090" w:rsidRPr="00A554D6" w:rsidDel="00B11662" w:rsidRDefault="00444090" w:rsidP="00A554D6">
      <w:pPr>
        <w:pStyle w:val="ListParagraph"/>
        <w:numPr>
          <w:ilvl w:val="0"/>
          <w:numId w:val="51"/>
        </w:numPr>
        <w:rPr>
          <w:del w:id="182" w:author="Stephen Reynolds, Jr." w:date="2013-02-07T14:48:00Z"/>
          <w:rPrChange w:id="183" w:author="Stephen Reynolds, Jr." w:date="2013-02-07T14:36:00Z">
            <w:rPr>
              <w:del w:id="184" w:author="Stephen Reynolds, Jr." w:date="2013-02-07T14:48:00Z"/>
            </w:rPr>
          </w:rPrChange>
        </w:rPr>
        <w:pPrChange w:id="185" w:author="Stephen Reynolds, Jr." w:date="2013-02-07T14:37:00Z">
          <w:pPr/>
        </w:pPrChange>
      </w:pPr>
      <w:r w:rsidRPr="00A554D6">
        <w:rPr>
          <w:rPrChange w:id="186" w:author="Stephen Reynolds, Jr." w:date="2013-02-07T14:36:00Z">
            <w:rPr/>
          </w:rPrChange>
        </w:rPr>
        <w:t xml:space="preserve">Author and Finisher </w:t>
      </w:r>
      <w:del w:id="187" w:author="Stephen Reynolds, Jr." w:date="2013-02-07T14:48:00Z">
        <w:r w:rsidRPr="00A554D6" w:rsidDel="00B11662">
          <w:rPr>
            <w:rPrChange w:id="188" w:author="Stephen Reynolds, Jr." w:date="2013-02-07T14:36:00Z">
              <w:rPr/>
            </w:rPrChange>
          </w:rPr>
          <w:delText xml:space="preserve">of our faith </w:delText>
        </w:r>
      </w:del>
      <w:r w:rsidRPr="00A554D6">
        <w:rPr>
          <w:rPrChange w:id="189" w:author="Stephen Reynolds, Jr." w:date="2013-02-07T14:36:00Z">
            <w:rPr/>
          </w:rPrChange>
        </w:rPr>
        <w:t>(</w:t>
      </w:r>
      <w:del w:id="190" w:author="Stephen Reynolds, Jr." w:date="2013-02-07T14:40:00Z">
        <w:r w:rsidRPr="00A554D6" w:rsidDel="00916314">
          <w:rPr>
            <w:rPrChange w:id="191" w:author="Stephen Reynolds, Jr." w:date="2013-02-07T14:36:00Z">
              <w:rPr/>
            </w:rPrChange>
          </w:rPr>
          <w:delText>Hebrews</w:delText>
        </w:r>
      </w:del>
      <w:ins w:id="192" w:author="Stephen Reynolds, Jr." w:date="2013-02-07T14:40:00Z">
        <w:r w:rsidR="00916314">
          <w:t>Heb.</w:t>
        </w:r>
      </w:ins>
      <w:r w:rsidRPr="00A554D6">
        <w:rPr>
          <w:rPrChange w:id="193" w:author="Stephen Reynolds, Jr." w:date="2013-02-07T14:36:00Z">
            <w:rPr/>
          </w:rPrChange>
        </w:rPr>
        <w:t xml:space="preserve"> 12:2</w:t>
      </w:r>
      <w:del w:id="194" w:author="Stephen Reynolds, Jr." w:date="2013-02-07T14:48:00Z">
        <w:r w:rsidRPr="00A554D6" w:rsidDel="00B11662">
          <w:rPr>
            <w:rPrChange w:id="195" w:author="Stephen Reynolds, Jr." w:date="2013-02-07T14:36:00Z">
              <w:rPr/>
            </w:rPrChange>
          </w:rPr>
          <w:delText>).</w:delText>
        </w:r>
      </w:del>
    </w:p>
    <w:p w:rsidR="00444090" w:rsidRPr="00A554D6" w:rsidRDefault="00444090" w:rsidP="00B11662">
      <w:pPr>
        <w:pStyle w:val="ListParagraph"/>
        <w:numPr>
          <w:ilvl w:val="0"/>
          <w:numId w:val="51"/>
        </w:numPr>
        <w:rPr>
          <w:rPrChange w:id="196" w:author="Stephen Reynolds, Jr." w:date="2013-02-07T14:36:00Z">
            <w:rPr/>
          </w:rPrChange>
        </w:rPr>
        <w:pPrChange w:id="197" w:author="Stephen Reynolds, Jr." w:date="2013-02-07T14:48:00Z">
          <w:pPr/>
        </w:pPrChange>
      </w:pPr>
      <w:del w:id="198" w:author="Stephen Reynolds, Jr." w:date="2013-02-07T14:48:00Z">
        <w:r w:rsidRPr="00A554D6" w:rsidDel="00B11662">
          <w:rPr>
            <w:rPrChange w:id="199" w:author="Stephen Reynolds, Jr." w:date="2013-02-07T14:36:00Z">
              <w:rPr/>
            </w:rPrChange>
          </w:rPr>
          <w:delText>Author of eternal salvation (</w:delText>
        </w:r>
      </w:del>
      <w:ins w:id="200" w:author="Stephen Reynolds, Jr." w:date="2013-02-07T14:48:00Z">
        <w:r w:rsidR="00B11662">
          <w:t xml:space="preserve">; </w:t>
        </w:r>
      </w:ins>
      <w:del w:id="201" w:author="Stephen Reynolds, Jr." w:date="2013-02-07T14:40:00Z">
        <w:r w:rsidRPr="00A554D6" w:rsidDel="00916314">
          <w:rPr>
            <w:rPrChange w:id="202" w:author="Stephen Reynolds, Jr." w:date="2013-02-07T14:36:00Z">
              <w:rPr/>
            </w:rPrChange>
          </w:rPr>
          <w:delText>Hebrews</w:delText>
        </w:r>
      </w:del>
      <w:ins w:id="203" w:author="Stephen Reynolds, Jr." w:date="2013-02-07T14:40:00Z">
        <w:r w:rsidR="00916314">
          <w:t>Heb.</w:t>
        </w:r>
      </w:ins>
      <w:r w:rsidRPr="00A554D6">
        <w:rPr>
          <w:rPrChange w:id="204" w:author="Stephen Reynolds, Jr." w:date="2013-02-07T14:36:00Z">
            <w:rPr/>
          </w:rPrChange>
        </w:rPr>
        <w:t xml:space="preserve"> 5:9).</w:t>
      </w:r>
    </w:p>
    <w:p w:rsidR="00444090" w:rsidRPr="00A554D6" w:rsidRDefault="00444090" w:rsidP="00A554D6">
      <w:pPr>
        <w:pStyle w:val="ListParagraph"/>
        <w:numPr>
          <w:ilvl w:val="0"/>
          <w:numId w:val="51"/>
        </w:numPr>
        <w:rPr>
          <w:rPrChange w:id="205" w:author="Stephen Reynolds, Jr." w:date="2013-02-07T14:36:00Z">
            <w:rPr/>
          </w:rPrChange>
        </w:rPr>
        <w:pPrChange w:id="206" w:author="Stephen Reynolds, Jr." w:date="2013-02-07T14:37:00Z">
          <w:pPr/>
        </w:pPrChange>
      </w:pPr>
      <w:r w:rsidRPr="00A554D6">
        <w:rPr>
          <w:rPrChange w:id="207" w:author="Stephen Reynolds, Jr." w:date="2013-02-07T14:36:00Z">
            <w:rPr/>
          </w:rPrChange>
        </w:rPr>
        <w:t>Beginning of the creation of God (</w:t>
      </w:r>
      <w:del w:id="208" w:author="Stephen Reynolds, Jr." w:date="2013-02-07T14:46:00Z">
        <w:r w:rsidRPr="00A554D6" w:rsidDel="00916314">
          <w:rPr>
            <w:rPrChange w:id="209" w:author="Stephen Reynolds, Jr." w:date="2013-02-07T14:36:00Z">
              <w:rPr/>
            </w:rPrChange>
          </w:rPr>
          <w:delText>Revelation</w:delText>
        </w:r>
      </w:del>
      <w:ins w:id="210" w:author="Stephen Reynolds, Jr." w:date="2013-02-07T14:46:00Z">
        <w:r w:rsidR="00916314">
          <w:t>Rev.</w:t>
        </w:r>
      </w:ins>
      <w:r w:rsidRPr="00A554D6">
        <w:rPr>
          <w:rPrChange w:id="211" w:author="Stephen Reynolds, Jr." w:date="2013-02-07T14:36:00Z">
            <w:rPr/>
          </w:rPrChange>
        </w:rPr>
        <w:t xml:space="preserve"> 3:14).</w:t>
      </w:r>
    </w:p>
    <w:p w:rsidR="00444090" w:rsidRPr="00A554D6" w:rsidDel="00B11662" w:rsidRDefault="00444090" w:rsidP="00B11662">
      <w:pPr>
        <w:pStyle w:val="ListParagraph"/>
        <w:numPr>
          <w:ilvl w:val="0"/>
          <w:numId w:val="51"/>
        </w:numPr>
        <w:rPr>
          <w:del w:id="212" w:author="Stephen Reynolds, Jr." w:date="2013-02-07T14:49:00Z"/>
          <w:rPrChange w:id="213" w:author="Stephen Reynolds, Jr." w:date="2013-02-07T14:36:00Z">
            <w:rPr>
              <w:del w:id="214" w:author="Stephen Reynolds, Jr." w:date="2013-02-07T14:49:00Z"/>
            </w:rPr>
          </w:rPrChange>
        </w:rPr>
        <w:pPrChange w:id="215" w:author="Stephen Reynolds, Jr." w:date="2013-02-07T14:49:00Z">
          <w:pPr/>
        </w:pPrChange>
      </w:pPr>
      <w:r w:rsidRPr="00A554D6">
        <w:rPr>
          <w:rPrChange w:id="216" w:author="Stephen Reynolds, Jr." w:date="2013-02-07T14:36:00Z">
            <w:rPr/>
          </w:rPrChange>
        </w:rPr>
        <w:t>Beloved (</w:t>
      </w:r>
      <w:del w:id="217" w:author="Stephen Reynolds, Jr." w:date="2013-02-07T14:40:00Z">
        <w:r w:rsidRPr="00A554D6" w:rsidDel="00916314">
          <w:rPr>
            <w:rPrChange w:id="218" w:author="Stephen Reynolds, Jr." w:date="2013-02-07T14:36:00Z">
              <w:rPr/>
            </w:rPrChange>
          </w:rPr>
          <w:delText>Ephesians</w:delText>
        </w:r>
      </w:del>
      <w:ins w:id="219" w:author="Stephen Reynolds, Jr." w:date="2013-02-07T14:40:00Z">
        <w:r w:rsidR="00916314">
          <w:t>Eph.</w:t>
        </w:r>
      </w:ins>
      <w:r w:rsidRPr="00A554D6">
        <w:rPr>
          <w:rPrChange w:id="220" w:author="Stephen Reynolds, Jr." w:date="2013-02-07T14:36:00Z">
            <w:rPr/>
          </w:rPrChange>
        </w:rPr>
        <w:t xml:space="preserve"> 1:6</w:t>
      </w:r>
      <w:ins w:id="221" w:author="Stephen Reynolds, Jr." w:date="2013-02-07T14:49:00Z">
        <w:r w:rsidR="00B11662">
          <w:t xml:space="preserve">; </w:t>
        </w:r>
      </w:ins>
      <w:del w:id="222" w:author="Stephen Reynolds, Jr." w:date="2013-02-07T14:49:00Z">
        <w:r w:rsidRPr="00A554D6" w:rsidDel="00B11662">
          <w:rPr>
            <w:rPrChange w:id="223" w:author="Stephen Reynolds, Jr." w:date="2013-02-07T14:36:00Z">
              <w:rPr/>
            </w:rPrChange>
          </w:rPr>
          <w:delText>)</w:delText>
        </w:r>
      </w:del>
      <w:ins w:id="224" w:author="Stephen Reynolds, Jr." w:date="2013-02-07T14:49:00Z">
        <w:r w:rsidR="00B11662" w:rsidRPr="00A554D6" w:rsidDel="00B11662">
          <w:rPr>
            <w:rPrChange w:id="225" w:author="Stephen Reynolds, Jr." w:date="2013-02-07T14:36:00Z">
              <w:rPr/>
            </w:rPrChange>
          </w:rPr>
          <w:t xml:space="preserve"> </w:t>
        </w:r>
      </w:ins>
      <w:del w:id="226" w:author="Stephen Reynolds, Jr." w:date="2013-02-07T14:49:00Z">
        <w:r w:rsidRPr="00A554D6" w:rsidDel="00B11662">
          <w:rPr>
            <w:rPrChange w:id="227" w:author="Stephen Reynolds, Jr." w:date="2013-02-07T14:36:00Z">
              <w:rPr/>
            </w:rPrChange>
          </w:rPr>
          <w:delText>.</w:delText>
        </w:r>
      </w:del>
    </w:p>
    <w:p w:rsidR="00444090" w:rsidRPr="00A554D6" w:rsidRDefault="00444090" w:rsidP="00B11662">
      <w:pPr>
        <w:pStyle w:val="ListParagraph"/>
        <w:numPr>
          <w:ilvl w:val="0"/>
          <w:numId w:val="51"/>
        </w:numPr>
        <w:rPr>
          <w:rPrChange w:id="228" w:author="Stephen Reynolds, Jr." w:date="2013-02-07T14:36:00Z">
            <w:rPr/>
          </w:rPrChange>
        </w:rPr>
        <w:pPrChange w:id="229" w:author="Stephen Reynolds, Jr." w:date="2013-02-07T14:49:00Z">
          <w:pPr/>
        </w:pPrChange>
      </w:pPr>
      <w:del w:id="230" w:author="Stephen Reynolds, Jr." w:date="2013-02-07T14:49:00Z">
        <w:r w:rsidRPr="00A554D6" w:rsidDel="00B11662">
          <w:rPr>
            <w:rPrChange w:id="231" w:author="Stephen Reynolds, Jr." w:date="2013-02-07T14:36:00Z">
              <w:rPr/>
            </w:rPrChange>
          </w:rPr>
          <w:delText>Beloved Son (</w:delText>
        </w:r>
      </w:del>
      <w:del w:id="232" w:author="Stephen Reynolds, Jr." w:date="2013-02-07T14:40:00Z">
        <w:r w:rsidRPr="00A554D6" w:rsidDel="00916314">
          <w:rPr>
            <w:rPrChange w:id="233" w:author="Stephen Reynolds, Jr." w:date="2013-02-07T14:36:00Z">
              <w:rPr/>
            </w:rPrChange>
          </w:rPr>
          <w:delText>Matthew</w:delText>
        </w:r>
      </w:del>
      <w:ins w:id="234" w:author="Stephen Reynolds, Jr." w:date="2013-02-07T14:40:00Z">
        <w:r w:rsidR="00916314">
          <w:t>Matt.</w:t>
        </w:r>
      </w:ins>
      <w:r w:rsidRPr="00A554D6">
        <w:rPr>
          <w:rPrChange w:id="235" w:author="Stephen Reynolds, Jr." w:date="2013-02-07T14:36:00Z">
            <w:rPr/>
          </w:rPrChange>
        </w:rPr>
        <w:t xml:space="preserve"> 12:18).</w:t>
      </w:r>
    </w:p>
    <w:p w:rsidR="00444090" w:rsidRPr="00A554D6" w:rsidRDefault="00444090" w:rsidP="00A554D6">
      <w:pPr>
        <w:pStyle w:val="ListParagraph"/>
        <w:numPr>
          <w:ilvl w:val="0"/>
          <w:numId w:val="51"/>
        </w:numPr>
        <w:rPr>
          <w:rPrChange w:id="236" w:author="Stephen Reynolds, Jr." w:date="2013-02-07T14:36:00Z">
            <w:rPr/>
          </w:rPrChange>
        </w:rPr>
        <w:pPrChange w:id="237" w:author="Stephen Reynolds, Jr." w:date="2013-02-07T14:37:00Z">
          <w:pPr/>
        </w:pPrChange>
      </w:pPr>
      <w:r w:rsidRPr="00A554D6">
        <w:rPr>
          <w:rPrChange w:id="238" w:author="Stephen Reynolds, Jr." w:date="2013-02-07T14:36:00Z">
            <w:rPr/>
          </w:rPrChange>
        </w:rPr>
        <w:t xml:space="preserve">Blessed and only Potentate (1 </w:t>
      </w:r>
      <w:del w:id="239" w:author="Stephen Reynolds, Jr." w:date="2013-02-07T14:41:00Z">
        <w:r w:rsidRPr="00A554D6" w:rsidDel="00916314">
          <w:rPr>
            <w:rPrChange w:id="240" w:author="Stephen Reynolds, Jr." w:date="2013-02-07T14:36:00Z">
              <w:rPr/>
            </w:rPrChange>
          </w:rPr>
          <w:delText>Timothy</w:delText>
        </w:r>
      </w:del>
      <w:ins w:id="241" w:author="Stephen Reynolds, Jr." w:date="2013-02-07T14:41:00Z">
        <w:r w:rsidR="00916314">
          <w:t>Tim.</w:t>
        </w:r>
      </w:ins>
      <w:r w:rsidRPr="00A554D6">
        <w:rPr>
          <w:rPrChange w:id="242" w:author="Stephen Reynolds, Jr." w:date="2013-02-07T14:36:00Z">
            <w:rPr/>
          </w:rPrChange>
        </w:rPr>
        <w:t xml:space="preserve"> 6:15).</w:t>
      </w:r>
    </w:p>
    <w:p w:rsidR="00444090" w:rsidRPr="00A554D6" w:rsidRDefault="00444090" w:rsidP="00A554D6">
      <w:pPr>
        <w:pStyle w:val="ListParagraph"/>
        <w:numPr>
          <w:ilvl w:val="0"/>
          <w:numId w:val="51"/>
        </w:numPr>
        <w:rPr>
          <w:rPrChange w:id="243" w:author="Stephen Reynolds, Jr." w:date="2013-02-07T14:36:00Z">
            <w:rPr/>
          </w:rPrChange>
        </w:rPr>
        <w:pPrChange w:id="244" w:author="Stephen Reynolds, Jr." w:date="2013-02-07T14:37:00Z">
          <w:pPr/>
        </w:pPrChange>
      </w:pPr>
      <w:r w:rsidRPr="00A554D6">
        <w:rPr>
          <w:rPrChange w:id="245" w:author="Stephen Reynolds, Jr." w:date="2013-02-07T14:36:00Z">
            <w:rPr/>
          </w:rPrChange>
        </w:rPr>
        <w:t>Branch (</w:t>
      </w:r>
      <w:del w:id="246" w:author="Stephen Reynolds, Jr." w:date="2013-02-07T14:41:00Z">
        <w:r w:rsidRPr="00A554D6" w:rsidDel="00916314">
          <w:rPr>
            <w:rPrChange w:id="247" w:author="Stephen Reynolds, Jr." w:date="2013-02-07T14:36:00Z">
              <w:rPr/>
            </w:rPrChange>
          </w:rPr>
          <w:delText>Jeremiah</w:delText>
        </w:r>
      </w:del>
      <w:ins w:id="248" w:author="Stephen Reynolds, Jr." w:date="2013-02-07T14:41:00Z">
        <w:r w:rsidR="00916314">
          <w:t>Jer.</w:t>
        </w:r>
      </w:ins>
      <w:r w:rsidRPr="00A554D6">
        <w:rPr>
          <w:rPrChange w:id="249" w:author="Stephen Reynolds, Jr." w:date="2013-02-07T14:36:00Z">
            <w:rPr/>
          </w:rPrChange>
        </w:rPr>
        <w:t xml:space="preserve"> 23:5; </w:t>
      </w:r>
      <w:del w:id="250" w:author="Stephen Reynolds, Jr." w:date="2013-02-07T14:47:00Z">
        <w:r w:rsidRPr="00A554D6" w:rsidDel="00916314">
          <w:rPr>
            <w:rPrChange w:id="251" w:author="Stephen Reynolds, Jr." w:date="2013-02-07T14:36:00Z">
              <w:rPr/>
            </w:rPrChange>
          </w:rPr>
          <w:delText>Zechariah</w:delText>
        </w:r>
      </w:del>
      <w:ins w:id="252" w:author="Stephen Reynolds, Jr." w:date="2013-02-07T14:47:00Z">
        <w:r w:rsidR="00916314">
          <w:t>Zech.</w:t>
        </w:r>
      </w:ins>
      <w:r w:rsidRPr="00A554D6">
        <w:rPr>
          <w:rPrChange w:id="253" w:author="Stephen Reynolds, Jr." w:date="2013-02-07T14:36:00Z">
            <w:rPr/>
          </w:rPrChange>
        </w:rPr>
        <w:t xml:space="preserve"> 3:8; 6:12).</w:t>
      </w:r>
    </w:p>
    <w:p w:rsidR="00444090" w:rsidRPr="00A554D6" w:rsidRDefault="00444090" w:rsidP="00A554D6">
      <w:pPr>
        <w:pStyle w:val="ListParagraph"/>
        <w:numPr>
          <w:ilvl w:val="0"/>
          <w:numId w:val="51"/>
        </w:numPr>
        <w:rPr>
          <w:rPrChange w:id="254" w:author="Stephen Reynolds, Jr." w:date="2013-02-07T14:36:00Z">
            <w:rPr/>
          </w:rPrChange>
        </w:rPr>
        <w:pPrChange w:id="255" w:author="Stephen Reynolds, Jr." w:date="2013-02-07T14:37:00Z">
          <w:pPr/>
        </w:pPrChange>
      </w:pPr>
      <w:r w:rsidRPr="00A554D6">
        <w:rPr>
          <w:rPrChange w:id="256" w:author="Stephen Reynolds, Jr." w:date="2013-02-07T14:36:00Z">
            <w:rPr/>
          </w:rPrChange>
        </w:rPr>
        <w:t>Bread of Life (John 6:35, 48</w:t>
      </w:r>
      <w:ins w:id="257" w:author="Stephen Reynolds, Jr." w:date="2013-02-07T14:58:00Z">
        <w:r w:rsidR="00244E87">
          <w:t xml:space="preserve">; </w:t>
        </w:r>
        <w:r w:rsidR="00244E87" w:rsidRPr="00C35BBD">
          <w:t>John 6:51).</w:t>
        </w:r>
      </w:ins>
      <w:del w:id="258" w:author="Stephen Reynolds, Jr." w:date="2013-02-07T14:58:00Z">
        <w:r w:rsidRPr="00A554D6" w:rsidDel="00244E87">
          <w:rPr>
            <w:rPrChange w:id="259" w:author="Stephen Reynolds, Jr." w:date="2013-02-07T14:36:00Z">
              <w:rPr/>
            </w:rPrChange>
          </w:rPr>
          <w:delText>).</w:delText>
        </w:r>
      </w:del>
    </w:p>
    <w:p w:rsidR="00444090" w:rsidRPr="00A554D6" w:rsidRDefault="00444090" w:rsidP="00A554D6">
      <w:pPr>
        <w:pStyle w:val="ListParagraph"/>
        <w:numPr>
          <w:ilvl w:val="0"/>
          <w:numId w:val="51"/>
        </w:numPr>
        <w:rPr>
          <w:rPrChange w:id="260" w:author="Stephen Reynolds, Jr." w:date="2013-02-07T14:36:00Z">
            <w:rPr/>
          </w:rPrChange>
        </w:rPr>
        <w:pPrChange w:id="261" w:author="Stephen Reynolds, Jr." w:date="2013-02-07T14:37:00Z">
          <w:pPr/>
        </w:pPrChange>
      </w:pPr>
      <w:r w:rsidRPr="00A554D6">
        <w:rPr>
          <w:rPrChange w:id="262" w:author="Stephen Reynolds, Jr." w:date="2013-02-07T14:36:00Z">
            <w:rPr/>
          </w:rPrChange>
        </w:rPr>
        <w:t>Bridegroom (</w:t>
      </w:r>
      <w:del w:id="263" w:author="Stephen Reynolds, Jr." w:date="2013-02-07T14:40:00Z">
        <w:r w:rsidRPr="00A554D6" w:rsidDel="00916314">
          <w:rPr>
            <w:rPrChange w:id="264" w:author="Stephen Reynolds, Jr." w:date="2013-02-07T14:36:00Z">
              <w:rPr/>
            </w:rPrChange>
          </w:rPr>
          <w:delText>Matthew</w:delText>
        </w:r>
      </w:del>
      <w:ins w:id="265" w:author="Stephen Reynolds, Jr." w:date="2013-02-07T14:40:00Z">
        <w:r w:rsidR="00916314">
          <w:t>Matt.</w:t>
        </w:r>
      </w:ins>
      <w:r w:rsidRPr="00A554D6">
        <w:rPr>
          <w:rPrChange w:id="266" w:author="Stephen Reynolds, Jr." w:date="2013-02-07T14:36:00Z">
            <w:rPr/>
          </w:rPrChange>
        </w:rPr>
        <w:t xml:space="preserve"> 9:15).</w:t>
      </w:r>
    </w:p>
    <w:p w:rsidR="00444090" w:rsidRPr="00A554D6" w:rsidRDefault="00444090" w:rsidP="00A554D6">
      <w:pPr>
        <w:pStyle w:val="ListParagraph"/>
        <w:numPr>
          <w:ilvl w:val="0"/>
          <w:numId w:val="51"/>
        </w:numPr>
        <w:rPr>
          <w:rPrChange w:id="267" w:author="Stephen Reynolds, Jr." w:date="2013-02-07T14:36:00Z">
            <w:rPr/>
          </w:rPrChange>
        </w:rPr>
        <w:pPrChange w:id="268" w:author="Stephen Reynolds, Jr." w:date="2013-02-07T14:37:00Z">
          <w:pPr/>
        </w:pPrChange>
      </w:pPr>
      <w:r w:rsidRPr="00A554D6">
        <w:rPr>
          <w:rPrChange w:id="269" w:author="Stephen Reynolds, Jr." w:date="2013-02-07T14:36:00Z">
            <w:rPr/>
          </w:rPrChange>
        </w:rPr>
        <w:t>Bright and Morning Star (</w:t>
      </w:r>
      <w:del w:id="270" w:author="Stephen Reynolds, Jr." w:date="2013-02-07T14:46:00Z">
        <w:r w:rsidRPr="00A554D6" w:rsidDel="00916314">
          <w:rPr>
            <w:rPrChange w:id="271" w:author="Stephen Reynolds, Jr." w:date="2013-02-07T14:36:00Z">
              <w:rPr/>
            </w:rPrChange>
          </w:rPr>
          <w:delText>Revelation</w:delText>
        </w:r>
      </w:del>
      <w:ins w:id="272" w:author="Stephen Reynolds, Jr." w:date="2013-02-07T14:46:00Z">
        <w:r w:rsidR="00916314">
          <w:t>Rev.</w:t>
        </w:r>
      </w:ins>
      <w:r w:rsidRPr="00A554D6">
        <w:rPr>
          <w:rPrChange w:id="273" w:author="Stephen Reynolds, Jr." w:date="2013-02-07T14:36:00Z">
            <w:rPr/>
          </w:rPrChange>
        </w:rPr>
        <w:t xml:space="preserve"> 22:16).</w:t>
      </w:r>
    </w:p>
    <w:p w:rsidR="00444090" w:rsidRPr="00A554D6" w:rsidDel="00B11662" w:rsidRDefault="00444090" w:rsidP="00B11662">
      <w:pPr>
        <w:pStyle w:val="ListParagraph"/>
        <w:numPr>
          <w:ilvl w:val="0"/>
          <w:numId w:val="51"/>
        </w:numPr>
        <w:rPr>
          <w:del w:id="274" w:author="Stephen Reynolds, Jr." w:date="2013-02-07T14:49:00Z"/>
          <w:rPrChange w:id="275" w:author="Stephen Reynolds, Jr." w:date="2013-02-07T14:36:00Z">
            <w:rPr>
              <w:del w:id="276" w:author="Stephen Reynolds, Jr." w:date="2013-02-07T14:49:00Z"/>
            </w:rPr>
          </w:rPrChange>
        </w:rPr>
        <w:pPrChange w:id="277" w:author="Stephen Reynolds, Jr." w:date="2013-02-07T14:49:00Z">
          <w:pPr/>
        </w:pPrChange>
      </w:pPr>
      <w:r w:rsidRPr="00A554D6">
        <w:rPr>
          <w:rPrChange w:id="278" w:author="Stephen Reynolds, Jr." w:date="2013-02-07T14:36:00Z">
            <w:rPr/>
          </w:rPrChange>
        </w:rPr>
        <w:t xml:space="preserve">Captain </w:t>
      </w:r>
      <w:del w:id="279" w:author="Stephen Reynolds, Jr." w:date="2013-02-07T14:49:00Z">
        <w:r w:rsidRPr="00A554D6" w:rsidDel="00B11662">
          <w:rPr>
            <w:rPrChange w:id="280" w:author="Stephen Reynolds, Jr." w:date="2013-02-07T14:36:00Z">
              <w:rPr/>
            </w:rPrChange>
          </w:rPr>
          <w:delText xml:space="preserve">of Salvation </w:delText>
        </w:r>
      </w:del>
      <w:r w:rsidRPr="00A554D6">
        <w:rPr>
          <w:rPrChange w:id="281" w:author="Stephen Reynolds, Jr." w:date="2013-02-07T14:36:00Z">
            <w:rPr/>
          </w:rPrChange>
        </w:rPr>
        <w:t>(</w:t>
      </w:r>
      <w:del w:id="282" w:author="Stephen Reynolds, Jr." w:date="2013-02-07T14:40:00Z">
        <w:r w:rsidRPr="00A554D6" w:rsidDel="00916314">
          <w:rPr>
            <w:rPrChange w:id="283" w:author="Stephen Reynolds, Jr." w:date="2013-02-07T14:36:00Z">
              <w:rPr/>
            </w:rPrChange>
          </w:rPr>
          <w:delText>Hebrews</w:delText>
        </w:r>
      </w:del>
      <w:ins w:id="284" w:author="Stephen Reynolds, Jr." w:date="2013-02-07T14:40:00Z">
        <w:r w:rsidR="00916314">
          <w:t>Heb.</w:t>
        </w:r>
      </w:ins>
      <w:r w:rsidRPr="00A554D6">
        <w:rPr>
          <w:rPrChange w:id="285" w:author="Stephen Reynolds, Jr." w:date="2013-02-07T14:36:00Z">
            <w:rPr/>
          </w:rPrChange>
        </w:rPr>
        <w:t xml:space="preserve"> 2:10</w:t>
      </w:r>
      <w:ins w:id="286" w:author="Stephen Reynolds, Jr." w:date="2013-02-07T14:49:00Z">
        <w:r w:rsidR="00B11662">
          <w:t xml:space="preserve">; </w:t>
        </w:r>
      </w:ins>
      <w:del w:id="287" w:author="Stephen Reynolds, Jr." w:date="2013-02-07T14:49:00Z">
        <w:r w:rsidRPr="00A554D6" w:rsidDel="00B11662">
          <w:rPr>
            <w:rPrChange w:id="288" w:author="Stephen Reynolds, Jr." w:date="2013-02-07T14:36:00Z">
              <w:rPr/>
            </w:rPrChange>
          </w:rPr>
          <w:delText>)</w:delText>
        </w:r>
      </w:del>
      <w:ins w:id="289" w:author="Stephen Reynolds, Jr." w:date="2013-02-07T14:49:00Z">
        <w:r w:rsidR="00B11662" w:rsidRPr="00A554D6" w:rsidDel="00B11662">
          <w:rPr>
            <w:rPrChange w:id="290" w:author="Stephen Reynolds, Jr." w:date="2013-02-07T14:36:00Z">
              <w:rPr/>
            </w:rPrChange>
          </w:rPr>
          <w:t xml:space="preserve"> </w:t>
        </w:r>
      </w:ins>
      <w:del w:id="291" w:author="Stephen Reynolds, Jr." w:date="2013-02-07T14:49:00Z">
        <w:r w:rsidRPr="00A554D6" w:rsidDel="00B11662">
          <w:rPr>
            <w:rPrChange w:id="292" w:author="Stephen Reynolds, Jr." w:date="2013-02-07T14:36:00Z">
              <w:rPr/>
            </w:rPrChange>
          </w:rPr>
          <w:delText>.</w:delText>
        </w:r>
      </w:del>
    </w:p>
    <w:p w:rsidR="00444090" w:rsidRPr="00A554D6" w:rsidRDefault="00444090" w:rsidP="00B11662">
      <w:pPr>
        <w:pStyle w:val="ListParagraph"/>
        <w:numPr>
          <w:ilvl w:val="0"/>
          <w:numId w:val="51"/>
        </w:numPr>
        <w:rPr>
          <w:rPrChange w:id="293" w:author="Stephen Reynolds, Jr." w:date="2013-02-07T14:36:00Z">
            <w:rPr/>
          </w:rPrChange>
        </w:rPr>
        <w:pPrChange w:id="294" w:author="Stephen Reynolds, Jr." w:date="2013-02-07T14:49:00Z">
          <w:pPr/>
        </w:pPrChange>
      </w:pPr>
      <w:del w:id="295" w:author="Stephen Reynolds, Jr." w:date="2013-02-07T14:49:00Z">
        <w:r w:rsidRPr="00A554D6" w:rsidDel="00B11662">
          <w:rPr>
            <w:rPrChange w:id="296" w:author="Stephen Reynolds, Jr." w:date="2013-02-07T14:36:00Z">
              <w:rPr/>
            </w:rPrChange>
          </w:rPr>
          <w:delText>Captain of the Lord’s hosts (</w:delText>
        </w:r>
      </w:del>
      <w:del w:id="297" w:author="Stephen Reynolds, Jr." w:date="2013-02-07T14:39:00Z">
        <w:r w:rsidRPr="00A554D6" w:rsidDel="00916314">
          <w:rPr>
            <w:rPrChange w:id="298" w:author="Stephen Reynolds, Jr." w:date="2013-02-07T14:36:00Z">
              <w:rPr/>
            </w:rPrChange>
          </w:rPr>
          <w:delText>Joshua</w:delText>
        </w:r>
      </w:del>
      <w:ins w:id="299" w:author="Stephen Reynolds, Jr." w:date="2013-02-07T14:39:00Z">
        <w:r w:rsidR="00916314">
          <w:t>Jos.</w:t>
        </w:r>
      </w:ins>
      <w:r w:rsidRPr="00A554D6">
        <w:rPr>
          <w:rPrChange w:id="300" w:author="Stephen Reynolds, Jr." w:date="2013-02-07T14:36:00Z">
            <w:rPr/>
          </w:rPrChange>
        </w:rPr>
        <w:t xml:space="preserve"> 5:14</w:t>
      </w:r>
      <w:proofErr w:type="gramStart"/>
      <w:r w:rsidRPr="00A554D6">
        <w:rPr>
          <w:rPrChange w:id="301" w:author="Stephen Reynolds, Jr." w:date="2013-02-07T14:36:00Z">
            <w:rPr/>
          </w:rPrChange>
        </w:rPr>
        <w:t>,15</w:t>
      </w:r>
      <w:proofErr w:type="gramEnd"/>
      <w:r w:rsidRPr="00A554D6">
        <w:rPr>
          <w:rPrChange w:id="302" w:author="Stephen Reynolds, Jr." w:date="2013-02-07T14:36:00Z">
            <w:rPr/>
          </w:rPrChange>
        </w:rPr>
        <w:t>).</w:t>
      </w:r>
    </w:p>
    <w:p w:rsidR="00444090" w:rsidRPr="00A554D6" w:rsidRDefault="00444090" w:rsidP="00A554D6">
      <w:pPr>
        <w:pStyle w:val="ListParagraph"/>
        <w:numPr>
          <w:ilvl w:val="0"/>
          <w:numId w:val="51"/>
        </w:numPr>
        <w:rPr>
          <w:rPrChange w:id="303" w:author="Stephen Reynolds, Jr." w:date="2013-02-07T14:36:00Z">
            <w:rPr/>
          </w:rPrChange>
        </w:rPr>
        <w:pPrChange w:id="304" w:author="Stephen Reynolds, Jr." w:date="2013-02-07T14:37:00Z">
          <w:pPr/>
        </w:pPrChange>
      </w:pPr>
      <w:r w:rsidRPr="00A554D6">
        <w:rPr>
          <w:rPrChange w:id="305" w:author="Stephen Reynolds, Jr." w:date="2013-02-07T14:36:00Z">
            <w:rPr/>
          </w:rPrChange>
        </w:rPr>
        <w:t>Carpenter (Mark 6:3).</w:t>
      </w:r>
    </w:p>
    <w:p w:rsidR="00444090" w:rsidRPr="00A554D6" w:rsidRDefault="00444090" w:rsidP="00A554D6">
      <w:pPr>
        <w:pStyle w:val="ListParagraph"/>
        <w:numPr>
          <w:ilvl w:val="0"/>
          <w:numId w:val="51"/>
        </w:numPr>
        <w:rPr>
          <w:rPrChange w:id="306" w:author="Stephen Reynolds, Jr." w:date="2013-02-07T14:36:00Z">
            <w:rPr/>
          </w:rPrChange>
        </w:rPr>
        <w:pPrChange w:id="307" w:author="Stephen Reynolds, Jr." w:date="2013-02-07T14:37:00Z">
          <w:pPr/>
        </w:pPrChange>
      </w:pPr>
      <w:r w:rsidRPr="00A554D6">
        <w:rPr>
          <w:rPrChange w:id="308" w:author="Stephen Reynolds, Jr." w:date="2013-02-07T14:36:00Z">
            <w:rPr/>
          </w:rPrChange>
        </w:rPr>
        <w:t>Carpenter’s Son (</w:t>
      </w:r>
      <w:del w:id="309" w:author="Stephen Reynolds, Jr." w:date="2013-02-07T14:40:00Z">
        <w:r w:rsidRPr="00A554D6" w:rsidDel="00916314">
          <w:rPr>
            <w:rPrChange w:id="310" w:author="Stephen Reynolds, Jr." w:date="2013-02-07T14:36:00Z">
              <w:rPr/>
            </w:rPrChange>
          </w:rPr>
          <w:delText>Matthew</w:delText>
        </w:r>
      </w:del>
      <w:ins w:id="311" w:author="Stephen Reynolds, Jr." w:date="2013-02-07T14:40:00Z">
        <w:r w:rsidR="00916314">
          <w:t>Matt.</w:t>
        </w:r>
      </w:ins>
      <w:r w:rsidRPr="00A554D6">
        <w:rPr>
          <w:rPrChange w:id="312" w:author="Stephen Reynolds, Jr." w:date="2013-02-07T14:36:00Z">
            <w:rPr/>
          </w:rPrChange>
        </w:rPr>
        <w:t xml:space="preserve"> 13:55).</w:t>
      </w:r>
    </w:p>
    <w:p w:rsidR="00444090" w:rsidRPr="00A554D6" w:rsidRDefault="00444090" w:rsidP="00A554D6">
      <w:pPr>
        <w:pStyle w:val="ListParagraph"/>
        <w:numPr>
          <w:ilvl w:val="0"/>
          <w:numId w:val="51"/>
        </w:numPr>
        <w:rPr>
          <w:rPrChange w:id="313" w:author="Stephen Reynolds, Jr." w:date="2013-02-07T14:36:00Z">
            <w:rPr/>
          </w:rPrChange>
        </w:rPr>
        <w:pPrChange w:id="314" w:author="Stephen Reynolds, Jr." w:date="2013-02-07T14:37:00Z">
          <w:pPr/>
        </w:pPrChange>
      </w:pPr>
      <w:r w:rsidRPr="00A554D6">
        <w:rPr>
          <w:rPrChange w:id="315" w:author="Stephen Reynolds, Jr." w:date="2013-02-07T14:36:00Z">
            <w:rPr/>
          </w:rPrChange>
        </w:rPr>
        <w:t>Chief Cornerstone (</w:t>
      </w:r>
      <w:del w:id="316" w:author="Stephen Reynolds, Jr." w:date="2013-02-07T14:40:00Z">
        <w:r w:rsidRPr="00A554D6" w:rsidDel="00916314">
          <w:rPr>
            <w:rPrChange w:id="317" w:author="Stephen Reynolds, Jr." w:date="2013-02-07T14:36:00Z">
              <w:rPr/>
            </w:rPrChange>
          </w:rPr>
          <w:delText>Ephesians</w:delText>
        </w:r>
      </w:del>
      <w:ins w:id="318" w:author="Stephen Reynolds, Jr." w:date="2013-02-07T14:40:00Z">
        <w:r w:rsidR="00916314">
          <w:t>Eph.</w:t>
        </w:r>
      </w:ins>
      <w:r w:rsidRPr="00A554D6">
        <w:rPr>
          <w:rPrChange w:id="319" w:author="Stephen Reynolds, Jr." w:date="2013-02-07T14:36:00Z">
            <w:rPr/>
          </w:rPrChange>
        </w:rPr>
        <w:t xml:space="preserve"> 2:20; 1 </w:t>
      </w:r>
      <w:del w:id="320" w:author="Stephen Reynolds, Jr." w:date="2013-02-07T14:40:00Z">
        <w:r w:rsidRPr="00A554D6" w:rsidDel="00916314">
          <w:rPr>
            <w:rPrChange w:id="321" w:author="Stephen Reynolds, Jr." w:date="2013-02-07T14:36:00Z">
              <w:rPr/>
            </w:rPrChange>
          </w:rPr>
          <w:delText>Peter</w:delText>
        </w:r>
      </w:del>
      <w:ins w:id="322" w:author="Stephen Reynolds, Jr." w:date="2013-02-07T14:40:00Z">
        <w:r w:rsidR="00916314">
          <w:t>Pt.</w:t>
        </w:r>
      </w:ins>
      <w:r w:rsidRPr="00A554D6">
        <w:rPr>
          <w:rPrChange w:id="323" w:author="Stephen Reynolds, Jr." w:date="2013-02-07T14:36:00Z">
            <w:rPr/>
          </w:rPrChange>
        </w:rPr>
        <w:t xml:space="preserve"> 2:6).</w:t>
      </w:r>
    </w:p>
    <w:p w:rsidR="00444090" w:rsidRPr="00A554D6" w:rsidRDefault="00444090" w:rsidP="00A554D6">
      <w:pPr>
        <w:pStyle w:val="ListParagraph"/>
        <w:numPr>
          <w:ilvl w:val="0"/>
          <w:numId w:val="51"/>
        </w:numPr>
        <w:rPr>
          <w:rPrChange w:id="324" w:author="Stephen Reynolds, Jr." w:date="2013-02-07T14:36:00Z">
            <w:rPr/>
          </w:rPrChange>
        </w:rPr>
        <w:pPrChange w:id="325" w:author="Stephen Reynolds, Jr." w:date="2013-02-07T14:37:00Z">
          <w:pPr/>
        </w:pPrChange>
      </w:pPr>
      <w:r w:rsidRPr="00A554D6">
        <w:rPr>
          <w:rPrChange w:id="326" w:author="Stephen Reynolds, Jr." w:date="2013-02-07T14:36:00Z">
            <w:rPr/>
          </w:rPrChange>
        </w:rPr>
        <w:t xml:space="preserve">Chief Shepherd (1 </w:t>
      </w:r>
      <w:del w:id="327" w:author="Stephen Reynolds, Jr." w:date="2013-02-07T14:40:00Z">
        <w:r w:rsidRPr="00A554D6" w:rsidDel="00916314">
          <w:rPr>
            <w:rPrChange w:id="328" w:author="Stephen Reynolds, Jr." w:date="2013-02-07T14:36:00Z">
              <w:rPr/>
            </w:rPrChange>
          </w:rPr>
          <w:delText>Peter</w:delText>
        </w:r>
      </w:del>
      <w:ins w:id="329" w:author="Stephen Reynolds, Jr." w:date="2013-02-07T14:40:00Z">
        <w:r w:rsidR="00916314">
          <w:t>Pt.</w:t>
        </w:r>
      </w:ins>
      <w:r w:rsidRPr="00A554D6">
        <w:rPr>
          <w:rPrChange w:id="330" w:author="Stephen Reynolds, Jr." w:date="2013-02-07T14:36:00Z">
            <w:rPr/>
          </w:rPrChange>
        </w:rPr>
        <w:t xml:space="preserve"> 5:4).</w:t>
      </w:r>
    </w:p>
    <w:p w:rsidR="00444090" w:rsidRPr="00A554D6" w:rsidDel="00B11662" w:rsidRDefault="00444090" w:rsidP="00B11662">
      <w:pPr>
        <w:pStyle w:val="ListParagraph"/>
        <w:numPr>
          <w:ilvl w:val="0"/>
          <w:numId w:val="51"/>
        </w:numPr>
        <w:rPr>
          <w:del w:id="331" w:author="Stephen Reynolds, Jr." w:date="2013-02-07T14:49:00Z"/>
          <w:rPrChange w:id="332" w:author="Stephen Reynolds, Jr." w:date="2013-02-07T14:36:00Z">
            <w:rPr>
              <w:del w:id="333" w:author="Stephen Reynolds, Jr." w:date="2013-02-07T14:49:00Z"/>
            </w:rPr>
          </w:rPrChange>
        </w:rPr>
        <w:pPrChange w:id="334" w:author="Stephen Reynolds, Jr." w:date="2013-02-07T14:49:00Z">
          <w:pPr/>
        </w:pPrChange>
      </w:pPr>
      <w:r w:rsidRPr="00A554D6">
        <w:rPr>
          <w:rPrChange w:id="335" w:author="Stephen Reynolds, Jr." w:date="2013-02-07T14:36:00Z">
            <w:rPr/>
          </w:rPrChange>
        </w:rPr>
        <w:t>Christ (</w:t>
      </w:r>
      <w:del w:id="336" w:author="Stephen Reynolds, Jr." w:date="2013-02-07T14:40:00Z">
        <w:r w:rsidRPr="00A554D6" w:rsidDel="00916314">
          <w:rPr>
            <w:rPrChange w:id="337" w:author="Stephen Reynolds, Jr." w:date="2013-02-07T14:36:00Z">
              <w:rPr/>
            </w:rPrChange>
          </w:rPr>
          <w:delText>Matthew</w:delText>
        </w:r>
      </w:del>
      <w:ins w:id="338" w:author="Stephen Reynolds, Jr." w:date="2013-02-07T14:40:00Z">
        <w:r w:rsidR="00916314">
          <w:t>Matt.</w:t>
        </w:r>
      </w:ins>
      <w:r w:rsidRPr="00A554D6">
        <w:rPr>
          <w:rPrChange w:id="339" w:author="Stephen Reynolds, Jr." w:date="2013-02-07T14:36:00Z">
            <w:rPr/>
          </w:rPrChange>
        </w:rPr>
        <w:t xml:space="preserve"> 16:20; Mark 14:16; Luke 23:2</w:t>
      </w:r>
      <w:ins w:id="340" w:author="Stephen Reynolds, Jr." w:date="2013-02-07T14:49:00Z">
        <w:r w:rsidR="00B11662">
          <w:t xml:space="preserve">; </w:t>
        </w:r>
      </w:ins>
      <w:del w:id="341" w:author="Stephen Reynolds, Jr." w:date="2013-02-07T14:49:00Z">
        <w:r w:rsidRPr="00A554D6" w:rsidDel="00B11662">
          <w:rPr>
            <w:rPrChange w:id="342" w:author="Stephen Reynolds, Jr." w:date="2013-02-07T14:36:00Z">
              <w:rPr/>
            </w:rPrChange>
          </w:rPr>
          <w:delText>).</w:delText>
        </w:r>
      </w:del>
    </w:p>
    <w:p w:rsidR="00444090" w:rsidRPr="00A554D6" w:rsidDel="00B11662" w:rsidRDefault="00444090" w:rsidP="00B11662">
      <w:pPr>
        <w:pStyle w:val="ListParagraph"/>
        <w:numPr>
          <w:ilvl w:val="0"/>
          <w:numId w:val="51"/>
        </w:numPr>
        <w:rPr>
          <w:del w:id="343" w:author="Stephen Reynolds, Jr." w:date="2013-02-07T14:50:00Z"/>
          <w:rPrChange w:id="344" w:author="Stephen Reynolds, Jr." w:date="2013-02-07T14:36:00Z">
            <w:rPr>
              <w:del w:id="345" w:author="Stephen Reynolds, Jr." w:date="2013-02-07T14:50:00Z"/>
            </w:rPr>
          </w:rPrChange>
        </w:rPr>
        <w:pPrChange w:id="346" w:author="Stephen Reynolds, Jr." w:date="2013-02-07T14:50:00Z">
          <w:pPr/>
        </w:pPrChange>
      </w:pPr>
      <w:del w:id="347" w:author="Stephen Reynolds, Jr." w:date="2013-02-07T14:49:00Z">
        <w:r w:rsidRPr="00A554D6" w:rsidDel="00B11662">
          <w:rPr>
            <w:rPrChange w:id="348" w:author="Stephen Reynolds, Jr." w:date="2013-02-07T14:36:00Z">
              <w:rPr/>
            </w:rPrChange>
          </w:rPr>
          <w:delText>Christ Jesus (</w:delText>
        </w:r>
      </w:del>
      <w:r w:rsidRPr="00A554D6">
        <w:rPr>
          <w:rPrChange w:id="349" w:author="Stephen Reynolds, Jr." w:date="2013-02-07T14:36:00Z">
            <w:rPr/>
          </w:rPrChange>
        </w:rPr>
        <w:t xml:space="preserve">Acts 19:4; </w:t>
      </w:r>
      <w:del w:id="350" w:author="Stephen Reynolds, Jr." w:date="2013-02-07T14:39:00Z">
        <w:r w:rsidRPr="00A554D6" w:rsidDel="00916314">
          <w:rPr>
            <w:rPrChange w:id="351" w:author="Stephen Reynolds, Jr." w:date="2013-02-07T14:36:00Z">
              <w:rPr/>
            </w:rPrChange>
          </w:rPr>
          <w:delText>Romans</w:delText>
        </w:r>
      </w:del>
      <w:ins w:id="352" w:author="Stephen Reynolds, Jr." w:date="2013-02-07T14:39:00Z">
        <w:r w:rsidR="00916314">
          <w:t>Rom.</w:t>
        </w:r>
      </w:ins>
      <w:r w:rsidRPr="00A554D6">
        <w:rPr>
          <w:rPrChange w:id="353" w:author="Stephen Reynolds, Jr." w:date="2013-02-07T14:36:00Z">
            <w:rPr/>
          </w:rPrChange>
        </w:rPr>
        <w:t xml:space="preserve"> 3:24; 8:1; 1 </w:t>
      </w:r>
      <w:del w:id="354" w:author="Stephen Reynolds, Jr." w:date="2013-02-07T14:40:00Z">
        <w:r w:rsidRPr="00A554D6" w:rsidDel="00916314">
          <w:rPr>
            <w:rPrChange w:id="355" w:author="Stephen Reynolds, Jr." w:date="2013-02-07T14:36:00Z">
              <w:rPr/>
            </w:rPrChange>
          </w:rPr>
          <w:delText>Corinthians</w:delText>
        </w:r>
      </w:del>
      <w:ins w:id="356" w:author="Stephen Reynolds, Jr." w:date="2013-02-07T14:40:00Z">
        <w:r w:rsidR="00916314">
          <w:t>Cor.</w:t>
        </w:r>
      </w:ins>
      <w:r w:rsidRPr="00A554D6">
        <w:rPr>
          <w:rPrChange w:id="357" w:author="Stephen Reynolds, Jr." w:date="2013-02-07T14:36:00Z">
            <w:rPr/>
          </w:rPrChange>
        </w:rPr>
        <w:t xml:space="preserve"> 1:2; 1:30</w:t>
      </w:r>
      <w:ins w:id="358" w:author="Stephen Reynolds, Jr." w:date="2013-02-07T14:50:00Z">
        <w:r w:rsidR="00B11662">
          <w:t xml:space="preserve">; </w:t>
        </w:r>
      </w:ins>
      <w:del w:id="359" w:author="Stephen Reynolds, Jr." w:date="2013-02-07T14:50:00Z">
        <w:r w:rsidRPr="00A554D6" w:rsidDel="00B11662">
          <w:rPr>
            <w:rPrChange w:id="360" w:author="Stephen Reynolds, Jr." w:date="2013-02-07T14:36:00Z">
              <w:rPr/>
            </w:rPrChange>
          </w:rPr>
          <w:delText>).</w:delText>
        </w:r>
      </w:del>
      <w:ins w:id="361" w:author="Stephen Reynolds, Jr." w:date="2013-02-07T14:50:00Z">
        <w:r w:rsidR="00B11662" w:rsidRPr="00A554D6" w:rsidDel="00B11662">
          <w:rPr>
            <w:rPrChange w:id="362" w:author="Stephen Reynolds, Jr." w:date="2013-02-07T14:36:00Z">
              <w:rPr/>
            </w:rPrChange>
          </w:rPr>
          <w:t xml:space="preserve"> </w:t>
        </w:r>
      </w:ins>
    </w:p>
    <w:p w:rsidR="00444090" w:rsidRPr="00A554D6" w:rsidDel="00B11662" w:rsidRDefault="00444090" w:rsidP="00B11662">
      <w:pPr>
        <w:pStyle w:val="ListParagraph"/>
        <w:numPr>
          <w:ilvl w:val="0"/>
          <w:numId w:val="51"/>
        </w:numPr>
        <w:rPr>
          <w:del w:id="363" w:author="Stephen Reynolds, Jr." w:date="2013-02-07T14:50:00Z"/>
          <w:rPrChange w:id="364" w:author="Stephen Reynolds, Jr." w:date="2013-02-07T14:36:00Z">
            <w:rPr>
              <w:del w:id="365" w:author="Stephen Reynolds, Jr." w:date="2013-02-07T14:50:00Z"/>
            </w:rPr>
          </w:rPrChange>
        </w:rPr>
        <w:pPrChange w:id="366" w:author="Stephen Reynolds, Jr." w:date="2013-02-07T14:50:00Z">
          <w:pPr/>
        </w:pPrChange>
      </w:pPr>
      <w:del w:id="367" w:author="Stephen Reynolds, Jr." w:date="2013-02-07T14:50:00Z">
        <w:r w:rsidRPr="00A554D6" w:rsidDel="00B11662">
          <w:rPr>
            <w:rPrChange w:id="368" w:author="Stephen Reynolds, Jr." w:date="2013-02-07T14:36:00Z">
              <w:rPr/>
            </w:rPrChange>
          </w:rPr>
          <w:delText>Christ Jesus our Lord (</w:delText>
        </w:r>
      </w:del>
      <w:del w:id="369" w:author="Stephen Reynolds, Jr." w:date="2013-02-07T14:39:00Z">
        <w:r w:rsidRPr="00A554D6" w:rsidDel="00916314">
          <w:rPr>
            <w:rPrChange w:id="370" w:author="Stephen Reynolds, Jr." w:date="2013-02-07T14:36:00Z">
              <w:rPr/>
            </w:rPrChange>
          </w:rPr>
          <w:delText>Romans</w:delText>
        </w:r>
      </w:del>
      <w:ins w:id="371" w:author="Stephen Reynolds, Jr." w:date="2013-02-07T14:39:00Z">
        <w:r w:rsidR="00916314">
          <w:t>Rom.</w:t>
        </w:r>
      </w:ins>
      <w:r w:rsidRPr="00A554D6">
        <w:rPr>
          <w:rPrChange w:id="372" w:author="Stephen Reynolds, Jr." w:date="2013-02-07T14:36:00Z">
            <w:rPr/>
          </w:rPrChange>
        </w:rPr>
        <w:t xml:space="preserve"> 8:39; 1 </w:t>
      </w:r>
      <w:del w:id="373" w:author="Stephen Reynolds, Jr." w:date="2013-02-07T14:41:00Z">
        <w:r w:rsidRPr="00A554D6" w:rsidDel="00916314">
          <w:rPr>
            <w:rPrChange w:id="374" w:author="Stephen Reynolds, Jr." w:date="2013-02-07T14:36:00Z">
              <w:rPr/>
            </w:rPrChange>
          </w:rPr>
          <w:delText>Timothy</w:delText>
        </w:r>
      </w:del>
      <w:ins w:id="375" w:author="Stephen Reynolds, Jr." w:date="2013-02-07T14:41:00Z">
        <w:r w:rsidR="00916314">
          <w:t>Tim.</w:t>
        </w:r>
      </w:ins>
      <w:r w:rsidRPr="00A554D6">
        <w:rPr>
          <w:rPrChange w:id="376" w:author="Stephen Reynolds, Jr." w:date="2013-02-07T14:36:00Z">
            <w:rPr/>
          </w:rPrChange>
        </w:rPr>
        <w:t xml:space="preserve"> 1:12</w:t>
      </w:r>
      <w:del w:id="377" w:author="Stephen Reynolds, Jr." w:date="2013-02-07T14:50:00Z">
        <w:r w:rsidRPr="00A554D6" w:rsidDel="00B11662">
          <w:rPr>
            <w:rPrChange w:id="378" w:author="Stephen Reynolds, Jr." w:date="2013-02-07T14:36:00Z">
              <w:rPr/>
            </w:rPrChange>
          </w:rPr>
          <w:delText>)</w:delText>
        </w:r>
      </w:del>
      <w:ins w:id="379" w:author="Stephen Reynolds, Jr." w:date="2013-02-07T14:50:00Z">
        <w:r w:rsidR="00B11662">
          <w:t xml:space="preserve">; </w:t>
        </w:r>
        <w:r w:rsidR="00B11662" w:rsidRPr="00A554D6" w:rsidDel="00B11662">
          <w:rPr>
            <w:rPrChange w:id="380" w:author="Stephen Reynolds, Jr." w:date="2013-02-07T14:36:00Z">
              <w:rPr/>
            </w:rPrChange>
          </w:rPr>
          <w:t xml:space="preserve"> </w:t>
        </w:r>
      </w:ins>
      <w:del w:id="381" w:author="Stephen Reynolds, Jr." w:date="2013-02-07T14:50:00Z">
        <w:r w:rsidRPr="00A554D6" w:rsidDel="00B11662">
          <w:rPr>
            <w:rPrChange w:id="382" w:author="Stephen Reynolds, Jr." w:date="2013-02-07T14:36:00Z">
              <w:rPr/>
            </w:rPrChange>
          </w:rPr>
          <w:delText>.</w:delText>
        </w:r>
      </w:del>
    </w:p>
    <w:p w:rsidR="00444090" w:rsidRPr="00A554D6" w:rsidDel="00B11662" w:rsidRDefault="00444090" w:rsidP="00B11662">
      <w:pPr>
        <w:pStyle w:val="ListParagraph"/>
        <w:numPr>
          <w:ilvl w:val="0"/>
          <w:numId w:val="51"/>
        </w:numPr>
        <w:rPr>
          <w:del w:id="383" w:author="Stephen Reynolds, Jr." w:date="2013-02-07T14:50:00Z"/>
          <w:rPrChange w:id="384" w:author="Stephen Reynolds, Jr." w:date="2013-02-07T14:36:00Z">
            <w:rPr>
              <w:del w:id="385" w:author="Stephen Reynolds, Jr." w:date="2013-02-07T14:50:00Z"/>
            </w:rPr>
          </w:rPrChange>
        </w:rPr>
        <w:pPrChange w:id="386" w:author="Stephen Reynolds, Jr." w:date="2013-02-07T14:50:00Z">
          <w:pPr/>
        </w:pPrChange>
      </w:pPr>
      <w:del w:id="387" w:author="Stephen Reynolds, Jr." w:date="2013-02-07T14:50:00Z">
        <w:r w:rsidRPr="00A554D6" w:rsidDel="00B11662">
          <w:rPr>
            <w:rPrChange w:id="388" w:author="Stephen Reynolds, Jr." w:date="2013-02-07T14:36:00Z">
              <w:rPr/>
            </w:rPrChange>
          </w:rPr>
          <w:delText>Christ of God (</w:delText>
        </w:r>
      </w:del>
      <w:r w:rsidRPr="00A554D6">
        <w:rPr>
          <w:rPrChange w:id="389" w:author="Stephen Reynolds, Jr." w:date="2013-02-07T14:36:00Z">
            <w:rPr/>
          </w:rPrChange>
        </w:rPr>
        <w:t>Luke 9:20</w:t>
      </w:r>
      <w:ins w:id="390" w:author="Stephen Reynolds, Jr." w:date="2013-02-07T14:50:00Z">
        <w:r w:rsidR="00B11662">
          <w:t>;</w:t>
        </w:r>
      </w:ins>
      <w:del w:id="391" w:author="Stephen Reynolds, Jr." w:date="2013-02-07T14:50:00Z">
        <w:r w:rsidRPr="00A554D6" w:rsidDel="00B11662">
          <w:rPr>
            <w:rPrChange w:id="392" w:author="Stephen Reynolds, Jr." w:date="2013-02-07T14:36:00Z">
              <w:rPr/>
            </w:rPrChange>
          </w:rPr>
          <w:delText>).</w:delText>
        </w:r>
      </w:del>
    </w:p>
    <w:p w:rsidR="00444090" w:rsidRPr="00A554D6" w:rsidRDefault="00444090" w:rsidP="00B11662">
      <w:pPr>
        <w:pStyle w:val="ListParagraph"/>
        <w:numPr>
          <w:ilvl w:val="0"/>
          <w:numId w:val="51"/>
        </w:numPr>
        <w:rPr>
          <w:rPrChange w:id="393" w:author="Stephen Reynolds, Jr." w:date="2013-02-07T14:36:00Z">
            <w:rPr/>
          </w:rPrChange>
        </w:rPr>
        <w:pPrChange w:id="394" w:author="Stephen Reynolds, Jr." w:date="2013-02-07T14:50:00Z">
          <w:pPr/>
        </w:pPrChange>
      </w:pPr>
      <w:del w:id="395" w:author="Stephen Reynolds, Jr." w:date="2013-02-07T14:50:00Z">
        <w:r w:rsidRPr="00A554D6" w:rsidDel="00B11662">
          <w:rPr>
            <w:rPrChange w:id="396" w:author="Stephen Reynolds, Jr." w:date="2013-02-07T14:36:00Z">
              <w:rPr/>
            </w:rPrChange>
          </w:rPr>
          <w:delText>Christ the Lord (</w:delText>
        </w:r>
      </w:del>
      <w:r w:rsidRPr="00A554D6">
        <w:rPr>
          <w:rPrChange w:id="397" w:author="Stephen Reynolds, Jr." w:date="2013-02-07T14:36:00Z">
            <w:rPr/>
          </w:rPrChange>
        </w:rPr>
        <w:t>Luke 2:11).</w:t>
      </w:r>
    </w:p>
    <w:p w:rsidR="00444090" w:rsidRPr="00A554D6" w:rsidRDefault="00444090" w:rsidP="00A554D6">
      <w:pPr>
        <w:pStyle w:val="ListParagraph"/>
        <w:numPr>
          <w:ilvl w:val="0"/>
          <w:numId w:val="51"/>
        </w:numPr>
        <w:rPr>
          <w:rPrChange w:id="398" w:author="Stephen Reynolds, Jr." w:date="2013-02-07T14:36:00Z">
            <w:rPr/>
          </w:rPrChange>
        </w:rPr>
        <w:pPrChange w:id="399" w:author="Stephen Reynolds, Jr." w:date="2013-02-07T14:37:00Z">
          <w:pPr/>
        </w:pPrChange>
      </w:pPr>
      <w:r w:rsidRPr="00A554D6">
        <w:rPr>
          <w:rPrChange w:id="400" w:author="Stephen Reynolds, Jr." w:date="2013-02-07T14:36:00Z">
            <w:rPr/>
          </w:rPrChange>
        </w:rPr>
        <w:t>Commander (</w:t>
      </w:r>
      <w:del w:id="401" w:author="Stephen Reynolds, Jr." w:date="2013-02-07T14:39:00Z">
        <w:r w:rsidRPr="00A554D6" w:rsidDel="00916314">
          <w:rPr>
            <w:rPrChange w:id="402" w:author="Stephen Reynolds, Jr." w:date="2013-02-07T14:36:00Z">
              <w:rPr/>
            </w:rPrChange>
          </w:rPr>
          <w:delText>Isaiah</w:delText>
        </w:r>
      </w:del>
      <w:ins w:id="403" w:author="Stephen Reynolds, Jr." w:date="2013-02-07T14:39:00Z">
        <w:r w:rsidR="00916314">
          <w:t>Isa.</w:t>
        </w:r>
      </w:ins>
      <w:r w:rsidRPr="00A554D6">
        <w:rPr>
          <w:rPrChange w:id="404" w:author="Stephen Reynolds, Jr." w:date="2013-02-07T14:36:00Z">
            <w:rPr/>
          </w:rPrChange>
        </w:rPr>
        <w:t xml:space="preserve"> 55:4).</w:t>
      </w:r>
    </w:p>
    <w:p w:rsidR="00444090" w:rsidRPr="00A554D6" w:rsidRDefault="00444090" w:rsidP="00A554D6">
      <w:pPr>
        <w:pStyle w:val="ListParagraph"/>
        <w:numPr>
          <w:ilvl w:val="0"/>
          <w:numId w:val="51"/>
        </w:numPr>
        <w:rPr>
          <w:rPrChange w:id="405" w:author="Stephen Reynolds, Jr." w:date="2013-02-07T14:36:00Z">
            <w:rPr/>
          </w:rPrChange>
        </w:rPr>
        <w:pPrChange w:id="406" w:author="Stephen Reynolds, Jr." w:date="2013-02-07T14:37:00Z">
          <w:pPr/>
        </w:pPrChange>
      </w:pPr>
      <w:r w:rsidRPr="00A554D6">
        <w:rPr>
          <w:rPrChange w:id="407" w:author="Stephen Reynolds, Jr." w:date="2013-02-07T14:36:00Z">
            <w:rPr/>
          </w:rPrChange>
        </w:rPr>
        <w:t>Consolation of Israel (Luke 2:25).</w:t>
      </w:r>
    </w:p>
    <w:p w:rsidR="00444090" w:rsidRPr="00A554D6" w:rsidRDefault="00444090" w:rsidP="00A554D6">
      <w:pPr>
        <w:pStyle w:val="ListParagraph"/>
        <w:numPr>
          <w:ilvl w:val="0"/>
          <w:numId w:val="51"/>
        </w:numPr>
        <w:rPr>
          <w:rPrChange w:id="408" w:author="Stephen Reynolds, Jr." w:date="2013-02-07T14:36:00Z">
            <w:rPr/>
          </w:rPrChange>
        </w:rPr>
        <w:pPrChange w:id="409" w:author="Stephen Reynolds, Jr." w:date="2013-02-07T14:37:00Z">
          <w:pPr/>
        </w:pPrChange>
      </w:pPr>
      <w:r w:rsidRPr="00A554D6">
        <w:rPr>
          <w:rPrChange w:id="410" w:author="Stephen Reynolds, Jr." w:date="2013-02-07T14:36:00Z">
            <w:rPr/>
          </w:rPrChange>
        </w:rPr>
        <w:t>Cornerstone (</w:t>
      </w:r>
      <w:del w:id="411" w:author="Stephen Reynolds, Jr." w:date="2013-02-07T14:40:00Z">
        <w:r w:rsidRPr="00A554D6" w:rsidDel="00916314">
          <w:rPr>
            <w:rPrChange w:id="412" w:author="Stephen Reynolds, Jr." w:date="2013-02-07T14:36:00Z">
              <w:rPr/>
            </w:rPrChange>
          </w:rPr>
          <w:delText>Matthew</w:delText>
        </w:r>
      </w:del>
      <w:ins w:id="413" w:author="Stephen Reynolds, Jr." w:date="2013-02-07T14:40:00Z">
        <w:r w:rsidR="00916314">
          <w:t>Matt.</w:t>
        </w:r>
      </w:ins>
      <w:r w:rsidRPr="00A554D6">
        <w:rPr>
          <w:rPrChange w:id="414" w:author="Stephen Reynolds, Jr." w:date="2013-02-07T14:36:00Z">
            <w:rPr/>
          </w:rPrChange>
        </w:rPr>
        <w:t xml:space="preserve"> 21:42; </w:t>
      </w:r>
      <w:del w:id="415" w:author="Stephen Reynolds, Jr." w:date="2013-02-07T14:40:00Z">
        <w:r w:rsidRPr="00A554D6" w:rsidDel="00916314">
          <w:rPr>
            <w:rPrChange w:id="416" w:author="Stephen Reynolds, Jr." w:date="2013-02-07T14:36:00Z">
              <w:rPr/>
            </w:rPrChange>
          </w:rPr>
          <w:delText>Ephesians</w:delText>
        </w:r>
      </w:del>
      <w:ins w:id="417" w:author="Stephen Reynolds, Jr." w:date="2013-02-07T14:40:00Z">
        <w:r w:rsidR="00916314">
          <w:t>Eph.</w:t>
        </w:r>
      </w:ins>
      <w:r w:rsidRPr="00A554D6">
        <w:rPr>
          <w:rPrChange w:id="418" w:author="Stephen Reynolds, Jr." w:date="2013-02-07T14:36:00Z">
            <w:rPr/>
          </w:rPrChange>
        </w:rPr>
        <w:t xml:space="preserve"> 2:20).</w:t>
      </w:r>
    </w:p>
    <w:p w:rsidR="00444090" w:rsidRPr="00A554D6" w:rsidRDefault="00444090" w:rsidP="00A554D6">
      <w:pPr>
        <w:pStyle w:val="ListParagraph"/>
        <w:numPr>
          <w:ilvl w:val="0"/>
          <w:numId w:val="51"/>
        </w:numPr>
        <w:rPr>
          <w:rPrChange w:id="419" w:author="Stephen Reynolds, Jr." w:date="2013-02-07T14:36:00Z">
            <w:rPr/>
          </w:rPrChange>
        </w:rPr>
        <w:pPrChange w:id="420" w:author="Stephen Reynolds, Jr." w:date="2013-02-07T14:37:00Z">
          <w:pPr/>
        </w:pPrChange>
      </w:pPr>
      <w:r w:rsidRPr="00A554D6">
        <w:rPr>
          <w:rPrChange w:id="421" w:author="Stephen Reynolds, Jr." w:date="2013-02-07T14:36:00Z">
            <w:rPr/>
          </w:rPrChange>
        </w:rPr>
        <w:t>Counselor (</w:t>
      </w:r>
      <w:del w:id="422" w:author="Stephen Reynolds, Jr." w:date="2013-02-07T14:39:00Z">
        <w:r w:rsidRPr="00A554D6" w:rsidDel="00916314">
          <w:rPr>
            <w:rPrChange w:id="423" w:author="Stephen Reynolds, Jr." w:date="2013-02-07T14:36:00Z">
              <w:rPr/>
            </w:rPrChange>
          </w:rPr>
          <w:delText>Isaiah</w:delText>
        </w:r>
      </w:del>
      <w:ins w:id="424" w:author="Stephen Reynolds, Jr." w:date="2013-02-07T14:39:00Z">
        <w:r w:rsidR="00916314">
          <w:t>Isa.</w:t>
        </w:r>
      </w:ins>
      <w:r w:rsidRPr="00A554D6">
        <w:rPr>
          <w:rPrChange w:id="425" w:author="Stephen Reynolds, Jr." w:date="2013-02-07T14:36:00Z">
            <w:rPr/>
          </w:rPrChange>
        </w:rPr>
        <w:t xml:space="preserve"> 9:6).</w:t>
      </w:r>
    </w:p>
    <w:p w:rsidR="00444090" w:rsidRPr="00A554D6" w:rsidRDefault="00444090" w:rsidP="00A554D6">
      <w:pPr>
        <w:pStyle w:val="ListParagraph"/>
        <w:numPr>
          <w:ilvl w:val="0"/>
          <w:numId w:val="51"/>
        </w:numPr>
        <w:rPr>
          <w:rPrChange w:id="426" w:author="Stephen Reynolds, Jr." w:date="2013-02-07T14:36:00Z">
            <w:rPr/>
          </w:rPrChange>
        </w:rPr>
        <w:pPrChange w:id="427" w:author="Stephen Reynolds, Jr." w:date="2013-02-07T14:37:00Z">
          <w:pPr/>
        </w:pPrChange>
      </w:pPr>
      <w:r w:rsidRPr="00A554D6">
        <w:rPr>
          <w:rPrChange w:id="428" w:author="Stephen Reynolds, Jr." w:date="2013-02-07T14:36:00Z">
            <w:rPr/>
          </w:rPrChange>
        </w:rPr>
        <w:t>Creator (John 1:3).</w:t>
      </w:r>
    </w:p>
    <w:p w:rsidR="00444090" w:rsidRPr="00A554D6" w:rsidRDefault="00444090" w:rsidP="00A554D6">
      <w:pPr>
        <w:pStyle w:val="ListParagraph"/>
        <w:numPr>
          <w:ilvl w:val="0"/>
          <w:numId w:val="51"/>
        </w:numPr>
        <w:rPr>
          <w:rPrChange w:id="429" w:author="Stephen Reynolds, Jr." w:date="2013-02-07T14:36:00Z">
            <w:rPr/>
          </w:rPrChange>
        </w:rPr>
        <w:pPrChange w:id="430" w:author="Stephen Reynolds, Jr." w:date="2013-02-07T14:37:00Z">
          <w:pPr/>
        </w:pPrChange>
      </w:pPr>
      <w:r w:rsidRPr="00A554D6">
        <w:rPr>
          <w:rPrChange w:id="431" w:author="Stephen Reynolds, Jr." w:date="2013-02-07T14:36:00Z">
            <w:rPr/>
          </w:rPrChange>
        </w:rPr>
        <w:t>David (</w:t>
      </w:r>
      <w:del w:id="432" w:author="Stephen Reynolds, Jr." w:date="2013-02-07T14:41:00Z">
        <w:r w:rsidRPr="00A554D6" w:rsidDel="00916314">
          <w:rPr>
            <w:rPrChange w:id="433" w:author="Stephen Reynolds, Jr." w:date="2013-02-07T14:36:00Z">
              <w:rPr/>
            </w:rPrChange>
          </w:rPr>
          <w:delText>Jeremiah</w:delText>
        </w:r>
      </w:del>
      <w:ins w:id="434" w:author="Stephen Reynolds, Jr." w:date="2013-02-07T14:41:00Z">
        <w:r w:rsidR="00916314">
          <w:t>Jer.</w:t>
        </w:r>
      </w:ins>
      <w:r w:rsidRPr="00A554D6">
        <w:rPr>
          <w:rPrChange w:id="435" w:author="Stephen Reynolds, Jr." w:date="2013-02-07T14:36:00Z">
            <w:rPr/>
          </w:rPrChange>
        </w:rPr>
        <w:t xml:space="preserve"> 30:9; Ezekiel 34:23).</w:t>
      </w:r>
    </w:p>
    <w:p w:rsidR="00444090" w:rsidRPr="00A554D6" w:rsidRDefault="00444090" w:rsidP="00A554D6">
      <w:pPr>
        <w:pStyle w:val="ListParagraph"/>
        <w:numPr>
          <w:ilvl w:val="0"/>
          <w:numId w:val="51"/>
        </w:numPr>
        <w:rPr>
          <w:rPrChange w:id="436" w:author="Stephen Reynolds, Jr." w:date="2013-02-07T14:36:00Z">
            <w:rPr/>
          </w:rPrChange>
        </w:rPr>
        <w:pPrChange w:id="437" w:author="Stephen Reynolds, Jr." w:date="2013-02-07T14:37:00Z">
          <w:pPr/>
        </w:pPrChange>
      </w:pPr>
      <w:r w:rsidRPr="00A554D6">
        <w:rPr>
          <w:rPrChange w:id="438" w:author="Stephen Reynolds, Jr." w:date="2013-02-07T14:36:00Z">
            <w:rPr/>
          </w:rPrChange>
        </w:rPr>
        <w:t>Dayspring (Luke 1:78).</w:t>
      </w:r>
    </w:p>
    <w:p w:rsidR="00444090" w:rsidRPr="00A554D6" w:rsidRDefault="00444090" w:rsidP="00A554D6">
      <w:pPr>
        <w:pStyle w:val="ListParagraph"/>
        <w:numPr>
          <w:ilvl w:val="0"/>
          <w:numId w:val="51"/>
        </w:numPr>
        <w:rPr>
          <w:rPrChange w:id="439" w:author="Stephen Reynolds, Jr." w:date="2013-02-07T14:36:00Z">
            <w:rPr/>
          </w:rPrChange>
        </w:rPr>
        <w:pPrChange w:id="440" w:author="Stephen Reynolds, Jr." w:date="2013-02-07T14:37:00Z">
          <w:pPr/>
        </w:pPrChange>
      </w:pPr>
      <w:r w:rsidRPr="00A554D6">
        <w:rPr>
          <w:rPrChange w:id="441" w:author="Stephen Reynolds, Jr." w:date="2013-02-07T14:36:00Z">
            <w:rPr/>
          </w:rPrChange>
        </w:rPr>
        <w:t>Deliverer (</w:t>
      </w:r>
      <w:del w:id="442" w:author="Stephen Reynolds, Jr." w:date="2013-02-07T14:39:00Z">
        <w:r w:rsidRPr="00A554D6" w:rsidDel="00916314">
          <w:rPr>
            <w:rPrChange w:id="443" w:author="Stephen Reynolds, Jr." w:date="2013-02-07T14:36:00Z">
              <w:rPr/>
            </w:rPrChange>
          </w:rPr>
          <w:delText>Romans</w:delText>
        </w:r>
      </w:del>
      <w:ins w:id="444" w:author="Stephen Reynolds, Jr." w:date="2013-02-07T14:39:00Z">
        <w:r w:rsidR="00916314">
          <w:t>Rom.</w:t>
        </w:r>
      </w:ins>
      <w:r w:rsidRPr="00A554D6">
        <w:rPr>
          <w:rPrChange w:id="445" w:author="Stephen Reynolds, Jr." w:date="2013-02-07T14:36:00Z">
            <w:rPr/>
          </w:rPrChange>
        </w:rPr>
        <w:t xml:space="preserve"> 11:26).</w:t>
      </w:r>
    </w:p>
    <w:p w:rsidR="00444090" w:rsidRPr="00A554D6" w:rsidRDefault="00444090" w:rsidP="00A554D6">
      <w:pPr>
        <w:pStyle w:val="ListParagraph"/>
        <w:numPr>
          <w:ilvl w:val="0"/>
          <w:numId w:val="51"/>
        </w:numPr>
        <w:rPr>
          <w:rPrChange w:id="446" w:author="Stephen Reynolds, Jr." w:date="2013-02-07T14:36:00Z">
            <w:rPr/>
          </w:rPrChange>
        </w:rPr>
        <w:pPrChange w:id="447" w:author="Stephen Reynolds, Jr." w:date="2013-02-07T14:37:00Z">
          <w:pPr/>
        </w:pPrChange>
      </w:pPr>
      <w:r w:rsidRPr="00A554D6">
        <w:rPr>
          <w:rPrChange w:id="448" w:author="Stephen Reynolds, Jr." w:date="2013-02-07T14:36:00Z">
            <w:rPr/>
          </w:rPrChange>
        </w:rPr>
        <w:t>Desire of all nations (</w:t>
      </w:r>
      <w:del w:id="449" w:author="Stephen Reynolds, Jr." w:date="2013-02-07T14:46:00Z">
        <w:r w:rsidRPr="00A554D6" w:rsidDel="00916314">
          <w:rPr>
            <w:rPrChange w:id="450" w:author="Stephen Reynolds, Jr." w:date="2013-02-07T14:36:00Z">
              <w:rPr/>
            </w:rPrChange>
          </w:rPr>
          <w:delText>Haggai</w:delText>
        </w:r>
      </w:del>
      <w:ins w:id="451" w:author="Stephen Reynolds, Jr." w:date="2013-02-07T14:46:00Z">
        <w:r w:rsidR="00916314">
          <w:t>Hag.</w:t>
        </w:r>
      </w:ins>
      <w:r w:rsidRPr="00A554D6">
        <w:rPr>
          <w:rPrChange w:id="452" w:author="Stephen Reynolds, Jr." w:date="2013-02-07T14:36:00Z">
            <w:rPr/>
          </w:rPrChange>
        </w:rPr>
        <w:t xml:space="preserve"> 2:7).</w:t>
      </w:r>
    </w:p>
    <w:p w:rsidR="00444090" w:rsidRPr="00A554D6" w:rsidRDefault="00444090" w:rsidP="00A554D6">
      <w:pPr>
        <w:pStyle w:val="ListParagraph"/>
        <w:numPr>
          <w:ilvl w:val="0"/>
          <w:numId w:val="51"/>
        </w:numPr>
        <w:rPr>
          <w:rPrChange w:id="453" w:author="Stephen Reynolds, Jr." w:date="2013-02-07T14:36:00Z">
            <w:rPr/>
          </w:rPrChange>
        </w:rPr>
        <w:pPrChange w:id="454" w:author="Stephen Reynolds, Jr." w:date="2013-02-07T14:37:00Z">
          <w:pPr/>
        </w:pPrChange>
      </w:pPr>
      <w:r w:rsidRPr="00A554D6">
        <w:rPr>
          <w:rPrChange w:id="455" w:author="Stephen Reynolds, Jr." w:date="2013-02-07T14:36:00Z">
            <w:rPr/>
          </w:rPrChange>
        </w:rPr>
        <w:t>Door (John 10:7).</w:t>
      </w:r>
    </w:p>
    <w:p w:rsidR="00444090" w:rsidRPr="00A554D6" w:rsidRDefault="00444090" w:rsidP="00A554D6">
      <w:pPr>
        <w:pStyle w:val="ListParagraph"/>
        <w:numPr>
          <w:ilvl w:val="0"/>
          <w:numId w:val="51"/>
        </w:numPr>
        <w:rPr>
          <w:rPrChange w:id="456" w:author="Stephen Reynolds, Jr." w:date="2013-02-07T14:36:00Z">
            <w:rPr/>
          </w:rPrChange>
        </w:rPr>
        <w:pPrChange w:id="457" w:author="Stephen Reynolds, Jr." w:date="2013-02-07T14:37:00Z">
          <w:pPr/>
        </w:pPrChange>
      </w:pPr>
      <w:r w:rsidRPr="00A554D6">
        <w:rPr>
          <w:rPrChange w:id="458" w:author="Stephen Reynolds, Jr." w:date="2013-02-07T14:36:00Z">
            <w:rPr/>
          </w:rPrChange>
        </w:rPr>
        <w:t>Elect of God (</w:t>
      </w:r>
      <w:del w:id="459" w:author="Stephen Reynolds, Jr." w:date="2013-02-07T14:39:00Z">
        <w:r w:rsidRPr="00A554D6" w:rsidDel="00916314">
          <w:rPr>
            <w:rPrChange w:id="460" w:author="Stephen Reynolds, Jr." w:date="2013-02-07T14:36:00Z">
              <w:rPr/>
            </w:rPrChange>
          </w:rPr>
          <w:delText>Isaiah</w:delText>
        </w:r>
      </w:del>
      <w:ins w:id="461" w:author="Stephen Reynolds, Jr." w:date="2013-02-07T14:39:00Z">
        <w:r w:rsidR="00916314">
          <w:t>Isa.</w:t>
        </w:r>
      </w:ins>
      <w:r w:rsidRPr="00A554D6">
        <w:rPr>
          <w:rPrChange w:id="462" w:author="Stephen Reynolds, Jr." w:date="2013-02-07T14:36:00Z">
            <w:rPr/>
          </w:rPrChange>
        </w:rPr>
        <w:t xml:space="preserve"> 42:1).</w:t>
      </w:r>
    </w:p>
    <w:p w:rsidR="00444090" w:rsidRPr="00A554D6" w:rsidRDefault="00444090" w:rsidP="00A554D6">
      <w:pPr>
        <w:pStyle w:val="ListParagraph"/>
        <w:numPr>
          <w:ilvl w:val="0"/>
          <w:numId w:val="51"/>
        </w:numPr>
        <w:rPr>
          <w:rPrChange w:id="463" w:author="Stephen Reynolds, Jr." w:date="2013-02-07T14:36:00Z">
            <w:rPr/>
          </w:rPrChange>
        </w:rPr>
        <w:pPrChange w:id="464" w:author="Stephen Reynolds, Jr." w:date="2013-02-07T14:37:00Z">
          <w:pPr/>
        </w:pPrChange>
      </w:pPr>
      <w:r w:rsidRPr="00A554D6">
        <w:rPr>
          <w:rPrChange w:id="465" w:author="Stephen Reynolds, Jr." w:date="2013-02-07T14:36:00Z">
            <w:rPr/>
          </w:rPrChange>
        </w:rPr>
        <w:t>Eternal life (1 John 1:2; 5:20).</w:t>
      </w:r>
    </w:p>
    <w:p w:rsidR="00444090" w:rsidRPr="00A554D6" w:rsidRDefault="00444090" w:rsidP="00A554D6">
      <w:pPr>
        <w:pStyle w:val="ListParagraph"/>
        <w:numPr>
          <w:ilvl w:val="0"/>
          <w:numId w:val="51"/>
        </w:numPr>
        <w:rPr>
          <w:rPrChange w:id="466" w:author="Stephen Reynolds, Jr." w:date="2013-02-07T14:36:00Z">
            <w:rPr/>
          </w:rPrChange>
        </w:rPr>
        <w:pPrChange w:id="467" w:author="Stephen Reynolds, Jr." w:date="2013-02-07T14:37:00Z">
          <w:pPr/>
        </w:pPrChange>
      </w:pPr>
      <w:r w:rsidRPr="00A554D6">
        <w:rPr>
          <w:rPrChange w:id="468" w:author="Stephen Reynolds, Jr." w:date="2013-02-07T14:36:00Z">
            <w:rPr/>
          </w:rPrChange>
        </w:rPr>
        <w:t>Everlasting Father (</w:t>
      </w:r>
      <w:del w:id="469" w:author="Stephen Reynolds, Jr." w:date="2013-02-07T14:39:00Z">
        <w:r w:rsidRPr="00A554D6" w:rsidDel="00916314">
          <w:rPr>
            <w:rPrChange w:id="470" w:author="Stephen Reynolds, Jr." w:date="2013-02-07T14:36:00Z">
              <w:rPr/>
            </w:rPrChange>
          </w:rPr>
          <w:delText>Isaiah</w:delText>
        </w:r>
      </w:del>
      <w:ins w:id="471" w:author="Stephen Reynolds, Jr." w:date="2013-02-07T14:39:00Z">
        <w:r w:rsidR="00916314">
          <w:t>Isa.</w:t>
        </w:r>
      </w:ins>
      <w:r w:rsidRPr="00A554D6">
        <w:rPr>
          <w:rPrChange w:id="472" w:author="Stephen Reynolds, Jr." w:date="2013-02-07T14:36:00Z">
            <w:rPr/>
          </w:rPrChange>
        </w:rPr>
        <w:t xml:space="preserve"> 9:6).</w:t>
      </w:r>
    </w:p>
    <w:p w:rsidR="00444090" w:rsidRPr="00A554D6" w:rsidRDefault="00444090" w:rsidP="00A554D6">
      <w:pPr>
        <w:pStyle w:val="ListParagraph"/>
        <w:numPr>
          <w:ilvl w:val="0"/>
          <w:numId w:val="51"/>
        </w:numPr>
        <w:rPr>
          <w:rPrChange w:id="473" w:author="Stephen Reynolds, Jr." w:date="2013-02-07T14:36:00Z">
            <w:rPr/>
          </w:rPrChange>
        </w:rPr>
        <w:pPrChange w:id="474" w:author="Stephen Reynolds, Jr." w:date="2013-02-07T14:37:00Z">
          <w:pPr/>
        </w:pPrChange>
      </w:pPr>
      <w:r w:rsidRPr="00A554D6">
        <w:rPr>
          <w:rPrChange w:id="475" w:author="Stephen Reynolds, Jr." w:date="2013-02-07T14:36:00Z">
            <w:rPr/>
          </w:rPrChange>
        </w:rPr>
        <w:t>Faithful and True (</w:t>
      </w:r>
      <w:del w:id="476" w:author="Stephen Reynolds, Jr." w:date="2013-02-07T14:46:00Z">
        <w:r w:rsidRPr="00A554D6" w:rsidDel="00916314">
          <w:rPr>
            <w:rPrChange w:id="477" w:author="Stephen Reynolds, Jr." w:date="2013-02-07T14:36:00Z">
              <w:rPr/>
            </w:rPrChange>
          </w:rPr>
          <w:delText>Revelation</w:delText>
        </w:r>
      </w:del>
      <w:ins w:id="478" w:author="Stephen Reynolds, Jr." w:date="2013-02-07T14:46:00Z">
        <w:r w:rsidR="00916314">
          <w:t>Rev.</w:t>
        </w:r>
      </w:ins>
      <w:r w:rsidRPr="00A554D6">
        <w:rPr>
          <w:rPrChange w:id="479" w:author="Stephen Reynolds, Jr." w:date="2013-02-07T14:36:00Z">
            <w:rPr/>
          </w:rPrChange>
        </w:rPr>
        <w:t xml:space="preserve"> 19:11).</w:t>
      </w:r>
    </w:p>
    <w:p w:rsidR="00444090" w:rsidRPr="00A554D6" w:rsidRDefault="00444090" w:rsidP="00A554D6">
      <w:pPr>
        <w:pStyle w:val="ListParagraph"/>
        <w:numPr>
          <w:ilvl w:val="0"/>
          <w:numId w:val="51"/>
        </w:numPr>
        <w:rPr>
          <w:rPrChange w:id="480" w:author="Stephen Reynolds, Jr." w:date="2013-02-07T14:36:00Z">
            <w:rPr/>
          </w:rPrChange>
        </w:rPr>
        <w:pPrChange w:id="481" w:author="Stephen Reynolds, Jr." w:date="2013-02-07T14:37:00Z">
          <w:pPr/>
        </w:pPrChange>
      </w:pPr>
      <w:r w:rsidRPr="00A554D6">
        <w:rPr>
          <w:rPrChange w:id="482" w:author="Stephen Reynolds, Jr." w:date="2013-02-07T14:36:00Z">
            <w:rPr/>
          </w:rPrChange>
        </w:rPr>
        <w:t>Faithful witness (</w:t>
      </w:r>
      <w:del w:id="483" w:author="Stephen Reynolds, Jr." w:date="2013-02-07T14:46:00Z">
        <w:r w:rsidRPr="00A554D6" w:rsidDel="00916314">
          <w:rPr>
            <w:rPrChange w:id="484" w:author="Stephen Reynolds, Jr." w:date="2013-02-07T14:36:00Z">
              <w:rPr/>
            </w:rPrChange>
          </w:rPr>
          <w:delText>Revelation</w:delText>
        </w:r>
      </w:del>
      <w:ins w:id="485" w:author="Stephen Reynolds, Jr." w:date="2013-02-07T14:46:00Z">
        <w:r w:rsidR="00916314">
          <w:t>Rev.</w:t>
        </w:r>
      </w:ins>
      <w:r w:rsidRPr="00A554D6">
        <w:rPr>
          <w:rPrChange w:id="486" w:author="Stephen Reynolds, Jr." w:date="2013-02-07T14:36:00Z">
            <w:rPr/>
          </w:rPrChange>
        </w:rPr>
        <w:t xml:space="preserve"> 1:5; 3:14).</w:t>
      </w:r>
    </w:p>
    <w:p w:rsidR="00444090" w:rsidRPr="00A554D6" w:rsidDel="00B11662" w:rsidRDefault="00444090" w:rsidP="00A554D6">
      <w:pPr>
        <w:pStyle w:val="ListParagraph"/>
        <w:numPr>
          <w:ilvl w:val="0"/>
          <w:numId w:val="51"/>
        </w:numPr>
        <w:rPr>
          <w:del w:id="487" w:author="Stephen Reynolds, Jr." w:date="2013-02-07T14:51:00Z"/>
          <w:rPrChange w:id="488" w:author="Stephen Reynolds, Jr." w:date="2013-02-07T14:36:00Z">
            <w:rPr>
              <w:del w:id="489" w:author="Stephen Reynolds, Jr." w:date="2013-02-07T14:51:00Z"/>
            </w:rPr>
          </w:rPrChange>
        </w:rPr>
        <w:pPrChange w:id="490" w:author="Stephen Reynolds, Jr." w:date="2013-02-07T14:37:00Z">
          <w:pPr/>
        </w:pPrChange>
      </w:pPr>
      <w:del w:id="491" w:author="Stephen Reynolds, Jr." w:date="2013-02-07T14:51:00Z">
        <w:r w:rsidRPr="00A554D6" w:rsidDel="00B11662">
          <w:rPr>
            <w:rPrChange w:id="492" w:author="Stephen Reynolds, Jr." w:date="2013-02-07T14:36:00Z">
              <w:rPr/>
            </w:rPrChange>
          </w:rPr>
          <w:delText>First and Last (</w:delText>
        </w:r>
      </w:del>
      <w:del w:id="493" w:author="Stephen Reynolds, Jr." w:date="2013-02-07T14:46:00Z">
        <w:r w:rsidRPr="00A554D6" w:rsidDel="00916314">
          <w:rPr>
            <w:rPrChange w:id="494" w:author="Stephen Reynolds, Jr." w:date="2013-02-07T14:36:00Z">
              <w:rPr/>
            </w:rPrChange>
          </w:rPr>
          <w:delText>Revelation</w:delText>
        </w:r>
      </w:del>
      <w:del w:id="495" w:author="Stephen Reynolds, Jr." w:date="2013-02-07T14:51:00Z">
        <w:r w:rsidRPr="00A554D6" w:rsidDel="00B11662">
          <w:rPr>
            <w:rPrChange w:id="496" w:author="Stephen Reynolds, Jr." w:date="2013-02-07T14:36:00Z">
              <w:rPr/>
            </w:rPrChange>
          </w:rPr>
          <w:delText xml:space="preserve"> 1:17; 2:8).</w:delText>
        </w:r>
      </w:del>
    </w:p>
    <w:p w:rsidR="00444090" w:rsidRPr="00A554D6" w:rsidRDefault="00444090" w:rsidP="00A554D6">
      <w:pPr>
        <w:pStyle w:val="ListParagraph"/>
        <w:numPr>
          <w:ilvl w:val="0"/>
          <w:numId w:val="51"/>
        </w:numPr>
        <w:rPr>
          <w:rPrChange w:id="497" w:author="Stephen Reynolds, Jr." w:date="2013-02-07T14:36:00Z">
            <w:rPr/>
          </w:rPrChange>
        </w:rPr>
        <w:pPrChange w:id="498" w:author="Stephen Reynolds, Jr." w:date="2013-02-07T14:37:00Z">
          <w:pPr/>
        </w:pPrChange>
      </w:pPr>
      <w:r w:rsidRPr="00A554D6">
        <w:rPr>
          <w:rPrChange w:id="499" w:author="Stephen Reynolds, Jr." w:date="2013-02-07T14:36:00Z">
            <w:rPr/>
          </w:rPrChange>
        </w:rPr>
        <w:t>Firstborn (</w:t>
      </w:r>
      <w:del w:id="500" w:author="Stephen Reynolds, Jr." w:date="2013-02-07T14:46:00Z">
        <w:r w:rsidRPr="00A554D6" w:rsidDel="00916314">
          <w:rPr>
            <w:rPrChange w:id="501" w:author="Stephen Reynolds, Jr." w:date="2013-02-07T14:36:00Z">
              <w:rPr/>
            </w:rPrChange>
          </w:rPr>
          <w:delText>Psalms</w:delText>
        </w:r>
      </w:del>
      <w:ins w:id="502" w:author="Stephen Reynolds, Jr." w:date="2013-02-07T14:46:00Z">
        <w:r w:rsidR="00916314">
          <w:t>Ps.</w:t>
        </w:r>
      </w:ins>
      <w:r w:rsidRPr="00A554D6">
        <w:rPr>
          <w:rPrChange w:id="503" w:author="Stephen Reynolds, Jr." w:date="2013-02-07T14:36:00Z">
            <w:rPr/>
          </w:rPrChange>
        </w:rPr>
        <w:t xml:space="preserve"> 89:27; </w:t>
      </w:r>
      <w:del w:id="504" w:author="Stephen Reynolds, Jr." w:date="2013-02-07T14:40:00Z">
        <w:r w:rsidRPr="00A554D6" w:rsidDel="00916314">
          <w:rPr>
            <w:rPrChange w:id="505" w:author="Stephen Reynolds, Jr." w:date="2013-02-07T14:36:00Z">
              <w:rPr/>
            </w:rPrChange>
          </w:rPr>
          <w:delText>Hebrews</w:delText>
        </w:r>
      </w:del>
      <w:ins w:id="506" w:author="Stephen Reynolds, Jr." w:date="2013-02-07T14:40:00Z">
        <w:r w:rsidR="00916314">
          <w:t>Heb.</w:t>
        </w:r>
      </w:ins>
      <w:r w:rsidRPr="00A554D6">
        <w:rPr>
          <w:rPrChange w:id="507" w:author="Stephen Reynolds, Jr." w:date="2013-02-07T14:36:00Z">
            <w:rPr/>
          </w:rPrChange>
        </w:rPr>
        <w:t xml:space="preserve"> 1:6; </w:t>
      </w:r>
      <w:del w:id="508" w:author="Stephen Reynolds, Jr." w:date="2013-02-07T14:46:00Z">
        <w:r w:rsidRPr="00A554D6" w:rsidDel="00916314">
          <w:rPr>
            <w:rPrChange w:id="509" w:author="Stephen Reynolds, Jr." w:date="2013-02-07T14:36:00Z">
              <w:rPr/>
            </w:rPrChange>
          </w:rPr>
          <w:delText>Revelation</w:delText>
        </w:r>
      </w:del>
      <w:ins w:id="510" w:author="Stephen Reynolds, Jr." w:date="2013-02-07T14:46:00Z">
        <w:r w:rsidR="00916314">
          <w:t>Rev.</w:t>
        </w:r>
      </w:ins>
      <w:r w:rsidRPr="00A554D6">
        <w:rPr>
          <w:rPrChange w:id="511" w:author="Stephen Reynolds, Jr." w:date="2013-02-07T14:36:00Z">
            <w:rPr/>
          </w:rPrChange>
        </w:rPr>
        <w:t xml:space="preserve"> 1:5).</w:t>
      </w:r>
    </w:p>
    <w:p w:rsidR="00444090" w:rsidRPr="00A554D6" w:rsidRDefault="00444090" w:rsidP="00A554D6">
      <w:pPr>
        <w:pStyle w:val="ListParagraph"/>
        <w:numPr>
          <w:ilvl w:val="0"/>
          <w:numId w:val="51"/>
        </w:numPr>
        <w:rPr>
          <w:rPrChange w:id="512" w:author="Stephen Reynolds, Jr." w:date="2013-02-07T14:36:00Z">
            <w:rPr/>
          </w:rPrChange>
        </w:rPr>
        <w:pPrChange w:id="513" w:author="Stephen Reynolds, Jr." w:date="2013-02-07T14:37:00Z">
          <w:pPr/>
        </w:pPrChange>
      </w:pPr>
      <w:r w:rsidRPr="00A554D6">
        <w:rPr>
          <w:rPrChange w:id="514" w:author="Stephen Reynolds, Jr." w:date="2013-02-07T14:36:00Z">
            <w:rPr/>
          </w:rPrChange>
        </w:rPr>
        <w:t>Forerunner (</w:t>
      </w:r>
      <w:del w:id="515" w:author="Stephen Reynolds, Jr." w:date="2013-02-07T14:40:00Z">
        <w:r w:rsidRPr="00A554D6" w:rsidDel="00916314">
          <w:rPr>
            <w:rPrChange w:id="516" w:author="Stephen Reynolds, Jr." w:date="2013-02-07T14:36:00Z">
              <w:rPr/>
            </w:rPrChange>
          </w:rPr>
          <w:delText>Hebrews</w:delText>
        </w:r>
      </w:del>
      <w:ins w:id="517" w:author="Stephen Reynolds, Jr." w:date="2013-02-07T14:40:00Z">
        <w:r w:rsidR="00916314">
          <w:t>Heb.</w:t>
        </w:r>
      </w:ins>
      <w:r w:rsidRPr="00A554D6">
        <w:rPr>
          <w:rPrChange w:id="518" w:author="Stephen Reynolds, Jr." w:date="2013-02-07T14:36:00Z">
            <w:rPr/>
          </w:rPrChange>
        </w:rPr>
        <w:t xml:space="preserve"> 6:20).</w:t>
      </w:r>
    </w:p>
    <w:p w:rsidR="00444090" w:rsidRPr="00A554D6" w:rsidRDefault="00444090" w:rsidP="00A554D6">
      <w:pPr>
        <w:pStyle w:val="ListParagraph"/>
        <w:numPr>
          <w:ilvl w:val="0"/>
          <w:numId w:val="51"/>
        </w:numPr>
        <w:rPr>
          <w:rPrChange w:id="519" w:author="Stephen Reynolds, Jr." w:date="2013-02-07T14:36:00Z">
            <w:rPr/>
          </w:rPrChange>
        </w:rPr>
        <w:pPrChange w:id="520" w:author="Stephen Reynolds, Jr." w:date="2013-02-07T14:37:00Z">
          <w:pPr/>
        </w:pPrChange>
      </w:pPr>
      <w:r w:rsidRPr="00A554D6">
        <w:rPr>
          <w:rPrChange w:id="521" w:author="Stephen Reynolds, Jr." w:date="2013-02-07T14:36:00Z">
            <w:rPr/>
          </w:rPrChange>
        </w:rPr>
        <w:t>Fountain (</w:t>
      </w:r>
      <w:del w:id="522" w:author="Stephen Reynolds, Jr." w:date="2013-02-07T14:47:00Z">
        <w:r w:rsidRPr="00A554D6" w:rsidDel="00916314">
          <w:rPr>
            <w:rPrChange w:id="523" w:author="Stephen Reynolds, Jr." w:date="2013-02-07T14:36:00Z">
              <w:rPr/>
            </w:rPrChange>
          </w:rPr>
          <w:delText>Zechariah</w:delText>
        </w:r>
      </w:del>
      <w:ins w:id="524" w:author="Stephen Reynolds, Jr." w:date="2013-02-07T14:47:00Z">
        <w:r w:rsidR="00916314">
          <w:t>Zech.</w:t>
        </w:r>
      </w:ins>
      <w:r w:rsidRPr="00A554D6">
        <w:rPr>
          <w:rPrChange w:id="525" w:author="Stephen Reynolds, Jr." w:date="2013-02-07T14:36:00Z">
            <w:rPr/>
          </w:rPrChange>
        </w:rPr>
        <w:t xml:space="preserve"> 13:1).</w:t>
      </w:r>
    </w:p>
    <w:p w:rsidR="00444090" w:rsidRPr="00A554D6" w:rsidRDefault="00444090" w:rsidP="00A554D6">
      <w:pPr>
        <w:pStyle w:val="ListParagraph"/>
        <w:numPr>
          <w:ilvl w:val="0"/>
          <w:numId w:val="51"/>
        </w:numPr>
        <w:rPr>
          <w:rPrChange w:id="526" w:author="Stephen Reynolds, Jr." w:date="2013-02-07T14:36:00Z">
            <w:rPr/>
          </w:rPrChange>
        </w:rPr>
        <w:pPrChange w:id="527" w:author="Stephen Reynolds, Jr." w:date="2013-02-07T14:37:00Z">
          <w:pPr/>
        </w:pPrChange>
      </w:pPr>
      <w:r w:rsidRPr="00A554D6">
        <w:rPr>
          <w:rPrChange w:id="528" w:author="Stephen Reynolds, Jr." w:date="2013-02-07T14:36:00Z">
            <w:rPr/>
          </w:rPrChange>
        </w:rPr>
        <w:t>Glory of the Lord (</w:t>
      </w:r>
      <w:del w:id="529" w:author="Stephen Reynolds, Jr." w:date="2013-02-07T14:39:00Z">
        <w:r w:rsidRPr="00A554D6" w:rsidDel="00916314">
          <w:rPr>
            <w:rPrChange w:id="530" w:author="Stephen Reynolds, Jr." w:date="2013-02-07T14:36:00Z">
              <w:rPr/>
            </w:rPrChange>
          </w:rPr>
          <w:delText>Isaiah</w:delText>
        </w:r>
      </w:del>
      <w:ins w:id="531" w:author="Stephen Reynolds, Jr." w:date="2013-02-07T14:39:00Z">
        <w:r w:rsidR="00916314">
          <w:t>Isa.</w:t>
        </w:r>
      </w:ins>
      <w:r w:rsidRPr="00A554D6">
        <w:rPr>
          <w:rPrChange w:id="532" w:author="Stephen Reynolds, Jr." w:date="2013-02-07T14:36:00Z">
            <w:rPr/>
          </w:rPrChange>
        </w:rPr>
        <w:t xml:space="preserve"> 40:5).</w:t>
      </w:r>
    </w:p>
    <w:p w:rsidR="00444090" w:rsidRPr="00A554D6" w:rsidDel="005728B4" w:rsidRDefault="00444090" w:rsidP="00A554D6">
      <w:pPr>
        <w:pStyle w:val="ListParagraph"/>
        <w:numPr>
          <w:ilvl w:val="0"/>
          <w:numId w:val="51"/>
        </w:numPr>
        <w:rPr>
          <w:del w:id="533" w:author="Stephen Reynolds, Jr." w:date="2013-02-07T14:51:00Z"/>
          <w:rPrChange w:id="534" w:author="Stephen Reynolds, Jr." w:date="2013-02-07T14:36:00Z">
            <w:rPr>
              <w:del w:id="535" w:author="Stephen Reynolds, Jr." w:date="2013-02-07T14:51:00Z"/>
            </w:rPr>
          </w:rPrChange>
        </w:rPr>
        <w:pPrChange w:id="536" w:author="Stephen Reynolds, Jr." w:date="2013-02-07T14:37:00Z">
          <w:pPr/>
        </w:pPrChange>
      </w:pPr>
      <w:r w:rsidRPr="00A554D6">
        <w:rPr>
          <w:rPrChange w:id="537" w:author="Stephen Reynolds, Jr." w:date="2013-02-07T14:36:00Z">
            <w:rPr/>
          </w:rPrChange>
        </w:rPr>
        <w:t>God (</w:t>
      </w:r>
      <w:del w:id="538" w:author="Stephen Reynolds, Jr." w:date="2013-02-07T14:39:00Z">
        <w:r w:rsidRPr="00A554D6" w:rsidDel="00916314">
          <w:rPr>
            <w:rPrChange w:id="539" w:author="Stephen Reynolds, Jr." w:date="2013-02-07T14:36:00Z">
              <w:rPr/>
            </w:rPrChange>
          </w:rPr>
          <w:delText>Isaiah</w:delText>
        </w:r>
      </w:del>
      <w:ins w:id="540" w:author="Stephen Reynolds, Jr." w:date="2013-02-07T14:39:00Z">
        <w:r w:rsidR="00916314">
          <w:t>Isa.</w:t>
        </w:r>
      </w:ins>
      <w:r w:rsidRPr="00A554D6">
        <w:rPr>
          <w:rPrChange w:id="541" w:author="Stephen Reynolds, Jr." w:date="2013-02-07T14:36:00Z">
            <w:rPr/>
          </w:rPrChange>
        </w:rPr>
        <w:t xml:space="preserve"> 40:9; John 20:28</w:t>
      </w:r>
      <w:del w:id="542" w:author="Stephen Reynolds, Jr." w:date="2013-02-07T14:51:00Z">
        <w:r w:rsidRPr="00A554D6" w:rsidDel="005728B4">
          <w:rPr>
            <w:rPrChange w:id="543" w:author="Stephen Reynolds, Jr." w:date="2013-02-07T14:36:00Z">
              <w:rPr/>
            </w:rPrChange>
          </w:rPr>
          <w:delText>).</w:delText>
        </w:r>
      </w:del>
    </w:p>
    <w:p w:rsidR="00444090" w:rsidRPr="00A554D6" w:rsidRDefault="00444090" w:rsidP="005728B4">
      <w:pPr>
        <w:pStyle w:val="ListParagraph"/>
        <w:numPr>
          <w:ilvl w:val="0"/>
          <w:numId w:val="51"/>
        </w:numPr>
        <w:rPr>
          <w:rPrChange w:id="544" w:author="Stephen Reynolds, Jr." w:date="2013-02-07T14:36:00Z">
            <w:rPr/>
          </w:rPrChange>
        </w:rPr>
        <w:pPrChange w:id="545" w:author="Stephen Reynolds, Jr." w:date="2013-02-07T14:51:00Z">
          <w:pPr/>
        </w:pPrChange>
      </w:pPr>
      <w:del w:id="546" w:author="Stephen Reynolds, Jr." w:date="2013-02-07T14:51:00Z">
        <w:r w:rsidRPr="00A554D6" w:rsidDel="005728B4">
          <w:rPr>
            <w:rPrChange w:id="547" w:author="Stephen Reynolds, Jr." w:date="2013-02-07T14:36:00Z">
              <w:rPr/>
            </w:rPrChange>
          </w:rPr>
          <w:delText>God blessed forever (</w:delText>
        </w:r>
      </w:del>
      <w:ins w:id="548" w:author="Stephen Reynolds, Jr." w:date="2013-02-07T14:51:00Z">
        <w:r w:rsidR="005728B4">
          <w:t xml:space="preserve">; </w:t>
        </w:r>
      </w:ins>
      <w:del w:id="549" w:author="Stephen Reynolds, Jr." w:date="2013-02-07T14:39:00Z">
        <w:r w:rsidRPr="00A554D6" w:rsidDel="00916314">
          <w:rPr>
            <w:rPrChange w:id="550" w:author="Stephen Reynolds, Jr." w:date="2013-02-07T14:36:00Z">
              <w:rPr/>
            </w:rPrChange>
          </w:rPr>
          <w:delText>Romans</w:delText>
        </w:r>
      </w:del>
      <w:ins w:id="551" w:author="Stephen Reynolds, Jr." w:date="2013-02-07T14:39:00Z">
        <w:r w:rsidR="00916314">
          <w:t>Rom.</w:t>
        </w:r>
      </w:ins>
      <w:r w:rsidRPr="00A554D6">
        <w:rPr>
          <w:rPrChange w:id="552" w:author="Stephen Reynolds, Jr." w:date="2013-02-07T14:36:00Z">
            <w:rPr/>
          </w:rPrChange>
        </w:rPr>
        <w:t xml:space="preserve"> 9:5).</w:t>
      </w:r>
    </w:p>
    <w:p w:rsidR="00444090" w:rsidRPr="00A554D6" w:rsidDel="005728B4" w:rsidRDefault="00444090" w:rsidP="00A554D6">
      <w:pPr>
        <w:pStyle w:val="ListParagraph"/>
        <w:numPr>
          <w:ilvl w:val="0"/>
          <w:numId w:val="51"/>
        </w:numPr>
        <w:rPr>
          <w:del w:id="553" w:author="Stephen Reynolds, Jr." w:date="2013-02-07T14:51:00Z"/>
          <w:rPrChange w:id="554" w:author="Stephen Reynolds, Jr." w:date="2013-02-07T14:36:00Z">
            <w:rPr>
              <w:del w:id="555" w:author="Stephen Reynolds, Jr." w:date="2013-02-07T14:51:00Z"/>
            </w:rPr>
          </w:rPrChange>
        </w:rPr>
        <w:pPrChange w:id="556" w:author="Stephen Reynolds, Jr." w:date="2013-02-07T14:37:00Z">
          <w:pPr/>
        </w:pPrChange>
      </w:pPr>
      <w:r w:rsidRPr="00A554D6">
        <w:rPr>
          <w:rPrChange w:id="557" w:author="Stephen Reynolds, Jr." w:date="2013-02-07T14:36:00Z">
            <w:rPr/>
          </w:rPrChange>
        </w:rPr>
        <w:t>God’s fellow (</w:t>
      </w:r>
      <w:del w:id="558" w:author="Stephen Reynolds, Jr." w:date="2013-02-07T14:47:00Z">
        <w:r w:rsidRPr="00A554D6" w:rsidDel="00916314">
          <w:rPr>
            <w:rPrChange w:id="559" w:author="Stephen Reynolds, Jr." w:date="2013-02-07T14:36:00Z">
              <w:rPr/>
            </w:rPrChange>
          </w:rPr>
          <w:delText>Zechariah</w:delText>
        </w:r>
      </w:del>
      <w:ins w:id="560" w:author="Stephen Reynolds, Jr." w:date="2013-02-07T14:47:00Z">
        <w:r w:rsidR="00916314">
          <w:t>Zech.</w:t>
        </w:r>
      </w:ins>
      <w:r w:rsidRPr="00A554D6">
        <w:rPr>
          <w:rPrChange w:id="561" w:author="Stephen Reynolds, Jr." w:date="2013-02-07T14:36:00Z">
            <w:rPr/>
          </w:rPrChange>
        </w:rPr>
        <w:t xml:space="preserve"> 13:7).</w:t>
      </w:r>
    </w:p>
    <w:p w:rsidR="00444090" w:rsidRPr="00A554D6" w:rsidRDefault="00444090" w:rsidP="005728B4">
      <w:pPr>
        <w:pStyle w:val="ListParagraph"/>
        <w:numPr>
          <w:ilvl w:val="0"/>
          <w:numId w:val="51"/>
        </w:numPr>
        <w:rPr>
          <w:rPrChange w:id="562" w:author="Stephen Reynolds, Jr." w:date="2013-02-07T14:36:00Z">
            <w:rPr/>
          </w:rPrChange>
        </w:rPr>
        <w:pPrChange w:id="563" w:author="Stephen Reynolds, Jr." w:date="2013-02-07T14:51:00Z">
          <w:pPr/>
        </w:pPrChange>
      </w:pPr>
      <w:del w:id="564" w:author="Stephen Reynolds, Jr." w:date="2013-02-07T14:51:00Z">
        <w:r w:rsidRPr="00A554D6" w:rsidDel="005728B4">
          <w:rPr>
            <w:rPrChange w:id="565" w:author="Stephen Reynolds, Jr." w:date="2013-02-07T14:36:00Z">
              <w:rPr/>
            </w:rPrChange>
          </w:rPr>
          <w:delText>Good Shepherd (John 10:14).</w:delText>
        </w:r>
      </w:del>
    </w:p>
    <w:p w:rsidR="00444090" w:rsidRPr="00A554D6" w:rsidRDefault="00444090" w:rsidP="00A554D6">
      <w:pPr>
        <w:pStyle w:val="ListParagraph"/>
        <w:numPr>
          <w:ilvl w:val="0"/>
          <w:numId w:val="51"/>
        </w:numPr>
        <w:rPr>
          <w:rPrChange w:id="566" w:author="Stephen Reynolds, Jr." w:date="2013-02-07T14:36:00Z">
            <w:rPr/>
          </w:rPrChange>
        </w:rPr>
        <w:pPrChange w:id="567" w:author="Stephen Reynolds, Jr." w:date="2013-02-07T14:37:00Z">
          <w:pPr/>
        </w:pPrChange>
      </w:pPr>
      <w:r w:rsidRPr="00A554D6">
        <w:rPr>
          <w:rPrChange w:id="568" w:author="Stephen Reynolds, Jr." w:date="2013-02-07T14:36:00Z">
            <w:rPr/>
          </w:rPrChange>
        </w:rPr>
        <w:t>Governor (</w:t>
      </w:r>
      <w:del w:id="569" w:author="Stephen Reynolds, Jr." w:date="2013-02-07T14:40:00Z">
        <w:r w:rsidRPr="00A554D6" w:rsidDel="00916314">
          <w:rPr>
            <w:rPrChange w:id="570" w:author="Stephen Reynolds, Jr." w:date="2013-02-07T14:36:00Z">
              <w:rPr/>
            </w:rPrChange>
          </w:rPr>
          <w:delText>Matthew</w:delText>
        </w:r>
      </w:del>
      <w:ins w:id="571" w:author="Stephen Reynolds, Jr." w:date="2013-02-07T14:40:00Z">
        <w:r w:rsidR="00916314">
          <w:t>Matt.</w:t>
        </w:r>
      </w:ins>
      <w:r w:rsidRPr="00A554D6">
        <w:rPr>
          <w:rPrChange w:id="572" w:author="Stephen Reynolds, Jr." w:date="2013-02-07T14:36:00Z">
            <w:rPr/>
          </w:rPrChange>
        </w:rPr>
        <w:t xml:space="preserve"> 2:6).</w:t>
      </w:r>
    </w:p>
    <w:p w:rsidR="00444090" w:rsidRPr="00A554D6" w:rsidRDefault="00444090" w:rsidP="00A554D6">
      <w:pPr>
        <w:pStyle w:val="ListParagraph"/>
        <w:numPr>
          <w:ilvl w:val="0"/>
          <w:numId w:val="51"/>
        </w:numPr>
        <w:rPr>
          <w:rPrChange w:id="573" w:author="Stephen Reynolds, Jr." w:date="2013-02-07T14:36:00Z">
            <w:rPr/>
          </w:rPrChange>
        </w:rPr>
        <w:pPrChange w:id="574" w:author="Stephen Reynolds, Jr." w:date="2013-02-07T14:37:00Z">
          <w:pPr/>
        </w:pPrChange>
      </w:pPr>
      <w:r w:rsidRPr="00A554D6">
        <w:rPr>
          <w:rPrChange w:id="575" w:author="Stephen Reynolds, Jr." w:date="2013-02-07T14:36:00Z">
            <w:rPr/>
          </w:rPrChange>
        </w:rPr>
        <w:t>Great High Priest (</w:t>
      </w:r>
      <w:del w:id="576" w:author="Stephen Reynolds, Jr." w:date="2013-02-07T14:40:00Z">
        <w:r w:rsidRPr="00A554D6" w:rsidDel="00916314">
          <w:rPr>
            <w:rPrChange w:id="577" w:author="Stephen Reynolds, Jr." w:date="2013-02-07T14:36:00Z">
              <w:rPr/>
            </w:rPrChange>
          </w:rPr>
          <w:delText>Hebrews</w:delText>
        </w:r>
      </w:del>
      <w:ins w:id="578" w:author="Stephen Reynolds, Jr." w:date="2013-02-07T14:40:00Z">
        <w:r w:rsidR="00916314">
          <w:t>Heb.</w:t>
        </w:r>
      </w:ins>
      <w:r w:rsidRPr="00A554D6">
        <w:rPr>
          <w:rPrChange w:id="579" w:author="Stephen Reynolds, Jr." w:date="2013-02-07T14:36:00Z">
            <w:rPr/>
          </w:rPrChange>
        </w:rPr>
        <w:t xml:space="preserve"> 4:14).</w:t>
      </w:r>
    </w:p>
    <w:p w:rsidR="00444090" w:rsidRPr="00A554D6" w:rsidRDefault="00444090" w:rsidP="00A554D6">
      <w:pPr>
        <w:pStyle w:val="ListParagraph"/>
        <w:numPr>
          <w:ilvl w:val="0"/>
          <w:numId w:val="51"/>
        </w:numPr>
        <w:rPr>
          <w:rPrChange w:id="580" w:author="Stephen Reynolds, Jr." w:date="2013-02-07T14:36:00Z">
            <w:rPr/>
          </w:rPrChange>
        </w:rPr>
        <w:pPrChange w:id="581" w:author="Stephen Reynolds, Jr." w:date="2013-02-07T14:37:00Z">
          <w:pPr/>
        </w:pPrChange>
      </w:pPr>
      <w:r w:rsidRPr="00A554D6">
        <w:rPr>
          <w:rPrChange w:id="582" w:author="Stephen Reynolds, Jr." w:date="2013-02-07T14:36:00Z">
            <w:rPr/>
          </w:rPrChange>
        </w:rPr>
        <w:t>Head of the Church (</w:t>
      </w:r>
      <w:del w:id="583" w:author="Stephen Reynolds, Jr." w:date="2013-02-07T14:40:00Z">
        <w:r w:rsidRPr="00A554D6" w:rsidDel="00916314">
          <w:rPr>
            <w:rPrChange w:id="584" w:author="Stephen Reynolds, Jr." w:date="2013-02-07T14:36:00Z">
              <w:rPr/>
            </w:rPrChange>
          </w:rPr>
          <w:delText>Ephesians</w:delText>
        </w:r>
      </w:del>
      <w:ins w:id="585" w:author="Stephen Reynolds, Jr." w:date="2013-02-07T14:40:00Z">
        <w:r w:rsidR="00916314">
          <w:t>Eph.</w:t>
        </w:r>
      </w:ins>
      <w:r w:rsidRPr="00A554D6">
        <w:rPr>
          <w:rPrChange w:id="586" w:author="Stephen Reynolds, Jr." w:date="2013-02-07T14:36:00Z">
            <w:rPr/>
          </w:rPrChange>
        </w:rPr>
        <w:t xml:space="preserve"> 5:23; </w:t>
      </w:r>
      <w:del w:id="587" w:author="Stephen Reynolds, Jr." w:date="2013-02-07T14:41:00Z">
        <w:r w:rsidRPr="00A554D6" w:rsidDel="00916314">
          <w:rPr>
            <w:rPrChange w:id="588" w:author="Stephen Reynolds, Jr." w:date="2013-02-07T14:36:00Z">
              <w:rPr/>
            </w:rPrChange>
          </w:rPr>
          <w:delText>Colossians</w:delText>
        </w:r>
      </w:del>
      <w:ins w:id="589" w:author="Stephen Reynolds, Jr." w:date="2013-02-07T14:41:00Z">
        <w:r w:rsidR="00916314">
          <w:t>Col.</w:t>
        </w:r>
      </w:ins>
      <w:r w:rsidRPr="00A554D6">
        <w:rPr>
          <w:rPrChange w:id="590" w:author="Stephen Reynolds, Jr." w:date="2013-02-07T14:36:00Z">
            <w:rPr/>
          </w:rPrChange>
        </w:rPr>
        <w:t xml:space="preserve"> 1:18).</w:t>
      </w:r>
    </w:p>
    <w:p w:rsidR="00444090" w:rsidRPr="00A554D6" w:rsidRDefault="00444090" w:rsidP="00A554D6">
      <w:pPr>
        <w:pStyle w:val="ListParagraph"/>
        <w:numPr>
          <w:ilvl w:val="0"/>
          <w:numId w:val="51"/>
        </w:numPr>
        <w:rPr>
          <w:rPrChange w:id="591" w:author="Stephen Reynolds, Jr." w:date="2013-02-07T14:36:00Z">
            <w:rPr/>
          </w:rPrChange>
        </w:rPr>
        <w:pPrChange w:id="592" w:author="Stephen Reynolds, Jr." w:date="2013-02-07T14:37:00Z">
          <w:pPr/>
        </w:pPrChange>
      </w:pPr>
      <w:r w:rsidRPr="00A554D6">
        <w:rPr>
          <w:rPrChange w:id="593" w:author="Stephen Reynolds, Jr." w:date="2013-02-07T14:36:00Z">
            <w:rPr/>
          </w:rPrChange>
        </w:rPr>
        <w:t>Heir of all things (</w:t>
      </w:r>
      <w:del w:id="594" w:author="Stephen Reynolds, Jr." w:date="2013-02-07T14:40:00Z">
        <w:r w:rsidRPr="00A554D6" w:rsidDel="00916314">
          <w:rPr>
            <w:rPrChange w:id="595" w:author="Stephen Reynolds, Jr." w:date="2013-02-07T14:36:00Z">
              <w:rPr/>
            </w:rPrChange>
          </w:rPr>
          <w:delText>Hebrews</w:delText>
        </w:r>
      </w:del>
      <w:ins w:id="596" w:author="Stephen Reynolds, Jr." w:date="2013-02-07T14:40:00Z">
        <w:r w:rsidR="00916314">
          <w:t>Heb.</w:t>
        </w:r>
      </w:ins>
      <w:r w:rsidRPr="00A554D6">
        <w:rPr>
          <w:rPrChange w:id="597" w:author="Stephen Reynolds, Jr." w:date="2013-02-07T14:36:00Z">
            <w:rPr/>
          </w:rPrChange>
        </w:rPr>
        <w:t xml:space="preserve"> 1:2).</w:t>
      </w:r>
    </w:p>
    <w:p w:rsidR="00444090" w:rsidRPr="00A554D6" w:rsidRDefault="00444090" w:rsidP="00A554D6">
      <w:pPr>
        <w:pStyle w:val="ListParagraph"/>
        <w:numPr>
          <w:ilvl w:val="0"/>
          <w:numId w:val="51"/>
        </w:numPr>
        <w:rPr>
          <w:rPrChange w:id="598" w:author="Stephen Reynolds, Jr." w:date="2013-02-07T14:36:00Z">
            <w:rPr/>
          </w:rPrChange>
        </w:rPr>
        <w:pPrChange w:id="599" w:author="Stephen Reynolds, Jr." w:date="2013-02-07T14:37:00Z">
          <w:pPr/>
        </w:pPrChange>
      </w:pPr>
      <w:r w:rsidRPr="00A554D6">
        <w:rPr>
          <w:rPrChange w:id="600" w:author="Stephen Reynolds, Jr." w:date="2013-02-07T14:36:00Z">
            <w:rPr/>
          </w:rPrChange>
        </w:rPr>
        <w:t>High Priest (</w:t>
      </w:r>
      <w:del w:id="601" w:author="Stephen Reynolds, Jr." w:date="2013-02-07T14:40:00Z">
        <w:r w:rsidRPr="00A554D6" w:rsidDel="00916314">
          <w:rPr>
            <w:rPrChange w:id="602" w:author="Stephen Reynolds, Jr." w:date="2013-02-07T14:36:00Z">
              <w:rPr/>
            </w:rPrChange>
          </w:rPr>
          <w:delText>Hebrews</w:delText>
        </w:r>
      </w:del>
      <w:ins w:id="603" w:author="Stephen Reynolds, Jr." w:date="2013-02-07T14:40:00Z">
        <w:r w:rsidR="00916314">
          <w:t>Heb.</w:t>
        </w:r>
      </w:ins>
      <w:r w:rsidRPr="00A554D6">
        <w:rPr>
          <w:rPrChange w:id="604" w:author="Stephen Reynolds, Jr." w:date="2013-02-07T14:36:00Z">
            <w:rPr/>
          </w:rPrChange>
        </w:rPr>
        <w:t xml:space="preserve"> 4:14).</w:t>
      </w:r>
    </w:p>
    <w:p w:rsidR="00444090" w:rsidRPr="00A554D6" w:rsidRDefault="00444090" w:rsidP="00A554D6">
      <w:pPr>
        <w:pStyle w:val="ListParagraph"/>
        <w:numPr>
          <w:ilvl w:val="0"/>
          <w:numId w:val="51"/>
        </w:numPr>
        <w:rPr>
          <w:rPrChange w:id="605" w:author="Stephen Reynolds, Jr." w:date="2013-02-07T14:36:00Z">
            <w:rPr/>
          </w:rPrChange>
        </w:rPr>
        <w:pPrChange w:id="606" w:author="Stephen Reynolds, Jr." w:date="2013-02-07T14:37:00Z">
          <w:pPr/>
        </w:pPrChange>
      </w:pPr>
      <w:r w:rsidRPr="00A554D6">
        <w:rPr>
          <w:rPrChange w:id="607" w:author="Stephen Reynolds, Jr." w:date="2013-02-07T14:36:00Z">
            <w:rPr/>
          </w:rPrChange>
        </w:rPr>
        <w:t>Holy Child (Acts 4:27).</w:t>
      </w:r>
    </w:p>
    <w:p w:rsidR="00444090" w:rsidRPr="00A554D6" w:rsidRDefault="00444090" w:rsidP="00A554D6">
      <w:pPr>
        <w:pStyle w:val="ListParagraph"/>
        <w:numPr>
          <w:ilvl w:val="0"/>
          <w:numId w:val="51"/>
        </w:numPr>
        <w:rPr>
          <w:rPrChange w:id="608" w:author="Stephen Reynolds, Jr." w:date="2013-02-07T14:36:00Z">
            <w:rPr/>
          </w:rPrChange>
        </w:rPr>
        <w:pPrChange w:id="609" w:author="Stephen Reynolds, Jr." w:date="2013-02-07T14:37:00Z">
          <w:pPr/>
        </w:pPrChange>
      </w:pPr>
      <w:r w:rsidRPr="00A554D6">
        <w:rPr>
          <w:rPrChange w:id="610" w:author="Stephen Reynolds, Jr." w:date="2013-02-07T14:36:00Z">
            <w:rPr/>
          </w:rPrChange>
        </w:rPr>
        <w:t>Holy One (</w:t>
      </w:r>
      <w:del w:id="611" w:author="Stephen Reynolds, Jr." w:date="2013-02-07T14:46:00Z">
        <w:r w:rsidRPr="00A554D6" w:rsidDel="00916314">
          <w:rPr>
            <w:rPrChange w:id="612" w:author="Stephen Reynolds, Jr." w:date="2013-02-07T14:36:00Z">
              <w:rPr/>
            </w:rPrChange>
          </w:rPr>
          <w:delText>Psalms</w:delText>
        </w:r>
      </w:del>
      <w:ins w:id="613" w:author="Stephen Reynolds, Jr." w:date="2013-02-07T14:46:00Z">
        <w:r w:rsidR="00916314">
          <w:t>Ps.</w:t>
        </w:r>
      </w:ins>
      <w:r w:rsidRPr="00A554D6">
        <w:rPr>
          <w:rPrChange w:id="614" w:author="Stephen Reynolds, Jr." w:date="2013-02-07T14:36:00Z">
            <w:rPr/>
          </w:rPrChange>
        </w:rPr>
        <w:t xml:space="preserve"> 16:10, with Acts 2:27; 3:14).</w:t>
      </w:r>
    </w:p>
    <w:p w:rsidR="00444090" w:rsidRPr="00A554D6" w:rsidRDefault="00444090" w:rsidP="00A554D6">
      <w:pPr>
        <w:pStyle w:val="ListParagraph"/>
        <w:numPr>
          <w:ilvl w:val="0"/>
          <w:numId w:val="51"/>
        </w:numPr>
        <w:rPr>
          <w:rPrChange w:id="615" w:author="Stephen Reynolds, Jr." w:date="2013-02-07T14:36:00Z">
            <w:rPr/>
          </w:rPrChange>
        </w:rPr>
        <w:pPrChange w:id="616" w:author="Stephen Reynolds, Jr." w:date="2013-02-07T14:37:00Z">
          <w:pPr/>
        </w:pPrChange>
      </w:pPr>
      <w:r w:rsidRPr="00A554D6">
        <w:rPr>
          <w:rPrChange w:id="617" w:author="Stephen Reynolds, Jr." w:date="2013-02-07T14:36:00Z">
            <w:rPr/>
          </w:rPrChange>
        </w:rPr>
        <w:t>Holy One of God (Mark 1:24).</w:t>
      </w:r>
    </w:p>
    <w:p w:rsidR="00444090" w:rsidRPr="00A554D6" w:rsidRDefault="00444090" w:rsidP="00A554D6">
      <w:pPr>
        <w:pStyle w:val="ListParagraph"/>
        <w:numPr>
          <w:ilvl w:val="0"/>
          <w:numId w:val="51"/>
        </w:numPr>
        <w:rPr>
          <w:rPrChange w:id="618" w:author="Stephen Reynolds, Jr." w:date="2013-02-07T14:36:00Z">
            <w:rPr/>
          </w:rPrChange>
        </w:rPr>
        <w:pPrChange w:id="619" w:author="Stephen Reynolds, Jr." w:date="2013-02-07T14:37:00Z">
          <w:pPr/>
        </w:pPrChange>
      </w:pPr>
      <w:r w:rsidRPr="00A554D6">
        <w:rPr>
          <w:rPrChange w:id="620" w:author="Stephen Reynolds, Jr." w:date="2013-02-07T14:36:00Z">
            <w:rPr/>
          </w:rPrChange>
        </w:rPr>
        <w:t>Holy One of Israel (</w:t>
      </w:r>
      <w:del w:id="621" w:author="Stephen Reynolds, Jr." w:date="2013-02-07T14:39:00Z">
        <w:r w:rsidRPr="00A554D6" w:rsidDel="00916314">
          <w:rPr>
            <w:rPrChange w:id="622" w:author="Stephen Reynolds, Jr." w:date="2013-02-07T14:36:00Z">
              <w:rPr/>
            </w:rPrChange>
          </w:rPr>
          <w:delText>Isaiah</w:delText>
        </w:r>
      </w:del>
      <w:ins w:id="623" w:author="Stephen Reynolds, Jr." w:date="2013-02-07T14:39:00Z">
        <w:r w:rsidR="00916314">
          <w:t>Isa.</w:t>
        </w:r>
      </w:ins>
      <w:r w:rsidRPr="00A554D6">
        <w:rPr>
          <w:rPrChange w:id="624" w:author="Stephen Reynolds, Jr." w:date="2013-02-07T14:36:00Z">
            <w:rPr/>
          </w:rPrChange>
        </w:rPr>
        <w:t xml:space="preserve"> 41:14; 54:5).</w:t>
      </w:r>
    </w:p>
    <w:p w:rsidR="00444090" w:rsidRPr="00A554D6" w:rsidRDefault="00444090" w:rsidP="00A554D6">
      <w:pPr>
        <w:pStyle w:val="ListParagraph"/>
        <w:numPr>
          <w:ilvl w:val="0"/>
          <w:numId w:val="51"/>
        </w:numPr>
        <w:rPr>
          <w:rPrChange w:id="625" w:author="Stephen Reynolds, Jr." w:date="2013-02-07T14:36:00Z">
            <w:rPr/>
          </w:rPrChange>
        </w:rPr>
        <w:pPrChange w:id="626" w:author="Stephen Reynolds, Jr." w:date="2013-02-07T14:37:00Z">
          <w:pPr/>
        </w:pPrChange>
      </w:pPr>
      <w:r w:rsidRPr="00A554D6">
        <w:rPr>
          <w:rPrChange w:id="627" w:author="Stephen Reynolds, Jr." w:date="2013-02-07T14:36:00Z">
            <w:rPr/>
          </w:rPrChange>
        </w:rPr>
        <w:t>Horn of salvation (Luke 1:69).</w:t>
      </w:r>
    </w:p>
    <w:p w:rsidR="00444090" w:rsidRPr="00A554D6" w:rsidRDefault="00444090" w:rsidP="00A554D6">
      <w:pPr>
        <w:pStyle w:val="ListParagraph"/>
        <w:numPr>
          <w:ilvl w:val="0"/>
          <w:numId w:val="51"/>
        </w:numPr>
        <w:rPr>
          <w:rPrChange w:id="628" w:author="Stephen Reynolds, Jr." w:date="2013-02-07T14:36:00Z">
            <w:rPr/>
          </w:rPrChange>
        </w:rPr>
        <w:pPrChange w:id="629" w:author="Stephen Reynolds, Jr." w:date="2013-02-07T14:37:00Z">
          <w:pPr/>
        </w:pPrChange>
      </w:pPr>
      <w:r w:rsidRPr="00A554D6">
        <w:rPr>
          <w:rPrChange w:id="630" w:author="Stephen Reynolds, Jr." w:date="2013-02-07T14:36:00Z">
            <w:rPr/>
          </w:rPrChange>
        </w:rPr>
        <w:t>I AM, (</w:t>
      </w:r>
      <w:del w:id="631" w:author="Stephen Reynolds, Jr." w:date="2013-02-07T14:38:00Z">
        <w:r w:rsidRPr="00A554D6" w:rsidDel="00916314">
          <w:rPr>
            <w:rPrChange w:id="632" w:author="Stephen Reynolds, Jr." w:date="2013-02-07T14:36:00Z">
              <w:rPr/>
            </w:rPrChange>
          </w:rPr>
          <w:delText>Exodus</w:delText>
        </w:r>
      </w:del>
      <w:ins w:id="633" w:author="Stephen Reynolds, Jr." w:date="2013-02-07T14:38:00Z">
        <w:r w:rsidR="00916314">
          <w:t>Ex.</w:t>
        </w:r>
      </w:ins>
      <w:r w:rsidRPr="00A554D6">
        <w:rPr>
          <w:rPrChange w:id="634" w:author="Stephen Reynolds, Jr." w:date="2013-02-07T14:36:00Z">
            <w:rPr/>
          </w:rPrChange>
        </w:rPr>
        <w:t xml:space="preserve"> 3:14, with John 8:58).</w:t>
      </w:r>
    </w:p>
    <w:p w:rsidR="00444090" w:rsidRPr="00A554D6" w:rsidRDefault="00444090" w:rsidP="00A554D6">
      <w:pPr>
        <w:pStyle w:val="ListParagraph"/>
        <w:numPr>
          <w:ilvl w:val="0"/>
          <w:numId w:val="51"/>
        </w:numPr>
        <w:rPr>
          <w:rPrChange w:id="635" w:author="Stephen Reynolds, Jr." w:date="2013-02-07T14:36:00Z">
            <w:rPr/>
          </w:rPrChange>
        </w:rPr>
        <w:pPrChange w:id="636" w:author="Stephen Reynolds, Jr." w:date="2013-02-07T14:37:00Z">
          <w:pPr/>
        </w:pPrChange>
      </w:pPr>
      <w:r w:rsidRPr="00A554D6">
        <w:rPr>
          <w:rPrChange w:id="637" w:author="Stephen Reynolds, Jr." w:date="2013-02-07T14:36:00Z">
            <w:rPr/>
          </w:rPrChange>
        </w:rPr>
        <w:t xml:space="preserve">Image of God (2 </w:t>
      </w:r>
      <w:del w:id="638" w:author="Stephen Reynolds, Jr." w:date="2013-02-07T14:40:00Z">
        <w:r w:rsidRPr="00A554D6" w:rsidDel="00916314">
          <w:rPr>
            <w:rPrChange w:id="639" w:author="Stephen Reynolds, Jr." w:date="2013-02-07T14:36:00Z">
              <w:rPr/>
            </w:rPrChange>
          </w:rPr>
          <w:delText>Corinthians</w:delText>
        </w:r>
      </w:del>
      <w:ins w:id="640" w:author="Stephen Reynolds, Jr." w:date="2013-02-07T14:40:00Z">
        <w:r w:rsidR="00916314">
          <w:t>Cor.</w:t>
        </w:r>
      </w:ins>
      <w:r w:rsidRPr="00A554D6">
        <w:rPr>
          <w:rPrChange w:id="641" w:author="Stephen Reynolds, Jr." w:date="2013-02-07T14:36:00Z">
            <w:rPr/>
          </w:rPrChange>
        </w:rPr>
        <w:t xml:space="preserve"> 4:4).</w:t>
      </w:r>
    </w:p>
    <w:p w:rsidR="00444090" w:rsidRPr="00A554D6" w:rsidRDefault="00444090" w:rsidP="00A554D6">
      <w:pPr>
        <w:pStyle w:val="ListParagraph"/>
        <w:numPr>
          <w:ilvl w:val="0"/>
          <w:numId w:val="51"/>
        </w:numPr>
        <w:rPr>
          <w:rPrChange w:id="642" w:author="Stephen Reynolds, Jr." w:date="2013-02-07T14:36:00Z">
            <w:rPr/>
          </w:rPrChange>
        </w:rPr>
        <w:pPrChange w:id="643" w:author="Stephen Reynolds, Jr." w:date="2013-02-07T14:37:00Z">
          <w:pPr/>
        </w:pPrChange>
      </w:pPr>
      <w:r w:rsidRPr="00A554D6">
        <w:rPr>
          <w:rPrChange w:id="644" w:author="Stephen Reynolds, Jr." w:date="2013-02-07T14:36:00Z">
            <w:rPr/>
          </w:rPrChange>
        </w:rPr>
        <w:t>Immanuel (</w:t>
      </w:r>
      <w:del w:id="645" w:author="Stephen Reynolds, Jr." w:date="2013-02-07T14:39:00Z">
        <w:r w:rsidRPr="00A554D6" w:rsidDel="00916314">
          <w:rPr>
            <w:rPrChange w:id="646" w:author="Stephen Reynolds, Jr." w:date="2013-02-07T14:36:00Z">
              <w:rPr/>
            </w:rPrChange>
          </w:rPr>
          <w:delText>Isaiah</w:delText>
        </w:r>
      </w:del>
      <w:ins w:id="647" w:author="Stephen Reynolds, Jr." w:date="2013-02-07T14:39:00Z">
        <w:r w:rsidR="00916314">
          <w:t>Isa.</w:t>
        </w:r>
      </w:ins>
      <w:r w:rsidRPr="00A554D6">
        <w:rPr>
          <w:rPrChange w:id="648" w:author="Stephen Reynolds, Jr." w:date="2013-02-07T14:36:00Z">
            <w:rPr/>
          </w:rPrChange>
        </w:rPr>
        <w:t xml:space="preserve"> 7:14; </w:t>
      </w:r>
      <w:del w:id="649" w:author="Stephen Reynolds, Jr." w:date="2013-02-07T14:40:00Z">
        <w:r w:rsidRPr="00A554D6" w:rsidDel="00916314">
          <w:rPr>
            <w:rPrChange w:id="650" w:author="Stephen Reynolds, Jr." w:date="2013-02-07T14:36:00Z">
              <w:rPr/>
            </w:rPrChange>
          </w:rPr>
          <w:delText>Matthew</w:delText>
        </w:r>
      </w:del>
      <w:ins w:id="651" w:author="Stephen Reynolds, Jr." w:date="2013-02-07T14:40:00Z">
        <w:r w:rsidR="00916314">
          <w:t>Matt.</w:t>
        </w:r>
      </w:ins>
      <w:r w:rsidRPr="00A554D6">
        <w:rPr>
          <w:rPrChange w:id="652" w:author="Stephen Reynolds, Jr." w:date="2013-02-07T14:36:00Z">
            <w:rPr/>
          </w:rPrChange>
        </w:rPr>
        <w:t xml:space="preserve"> 1:23).</w:t>
      </w:r>
    </w:p>
    <w:p w:rsidR="00444090" w:rsidRPr="00A554D6" w:rsidRDefault="00444090" w:rsidP="00A554D6">
      <w:pPr>
        <w:pStyle w:val="ListParagraph"/>
        <w:numPr>
          <w:ilvl w:val="0"/>
          <w:numId w:val="51"/>
        </w:numPr>
        <w:rPr>
          <w:rPrChange w:id="653" w:author="Stephen Reynolds, Jr." w:date="2013-02-07T14:36:00Z">
            <w:rPr/>
          </w:rPrChange>
        </w:rPr>
        <w:pPrChange w:id="654" w:author="Stephen Reynolds, Jr." w:date="2013-02-07T14:37:00Z">
          <w:pPr/>
        </w:pPrChange>
      </w:pPr>
      <w:r w:rsidRPr="00A554D6">
        <w:rPr>
          <w:rPrChange w:id="655" w:author="Stephen Reynolds, Jr." w:date="2013-02-07T14:36:00Z">
            <w:rPr/>
          </w:rPrChange>
        </w:rPr>
        <w:t>Jesus (</w:t>
      </w:r>
      <w:del w:id="656" w:author="Stephen Reynolds, Jr." w:date="2013-02-07T14:40:00Z">
        <w:r w:rsidRPr="00A554D6" w:rsidDel="00916314">
          <w:rPr>
            <w:rPrChange w:id="657" w:author="Stephen Reynolds, Jr." w:date="2013-02-07T14:36:00Z">
              <w:rPr/>
            </w:rPrChange>
          </w:rPr>
          <w:delText>Matthew</w:delText>
        </w:r>
      </w:del>
      <w:ins w:id="658" w:author="Stephen Reynolds, Jr." w:date="2013-02-07T14:40:00Z">
        <w:r w:rsidR="00916314">
          <w:t>Matt.</w:t>
        </w:r>
      </w:ins>
      <w:r w:rsidRPr="00A554D6">
        <w:rPr>
          <w:rPrChange w:id="659" w:author="Stephen Reynolds, Jr." w:date="2013-02-07T14:36:00Z">
            <w:rPr/>
          </w:rPrChange>
        </w:rPr>
        <w:t xml:space="preserve"> 1:21; 1 </w:t>
      </w:r>
      <w:del w:id="660" w:author="Stephen Reynolds, Jr." w:date="2013-02-07T14:40:00Z">
        <w:r w:rsidRPr="00A554D6" w:rsidDel="00916314">
          <w:rPr>
            <w:rPrChange w:id="661" w:author="Stephen Reynolds, Jr." w:date="2013-02-07T14:36:00Z">
              <w:rPr/>
            </w:rPrChange>
          </w:rPr>
          <w:delText>Thessalonians</w:delText>
        </w:r>
      </w:del>
      <w:ins w:id="662" w:author="Stephen Reynolds, Jr." w:date="2013-02-07T14:40:00Z">
        <w:r w:rsidR="00916314">
          <w:t>Thess.</w:t>
        </w:r>
      </w:ins>
      <w:r w:rsidRPr="00A554D6">
        <w:rPr>
          <w:rPrChange w:id="663" w:author="Stephen Reynolds, Jr." w:date="2013-02-07T14:36:00Z">
            <w:rPr/>
          </w:rPrChange>
        </w:rPr>
        <w:t xml:space="preserve"> 1:10).</w:t>
      </w:r>
    </w:p>
    <w:p w:rsidR="00444090" w:rsidRPr="00A554D6" w:rsidRDefault="00444090" w:rsidP="00A554D6">
      <w:pPr>
        <w:pStyle w:val="ListParagraph"/>
        <w:numPr>
          <w:ilvl w:val="0"/>
          <w:numId w:val="51"/>
        </w:numPr>
        <w:rPr>
          <w:rPrChange w:id="664" w:author="Stephen Reynolds, Jr." w:date="2013-02-07T14:36:00Z">
            <w:rPr/>
          </w:rPrChange>
        </w:rPr>
        <w:pPrChange w:id="665" w:author="Stephen Reynolds, Jr." w:date="2013-02-07T14:37:00Z">
          <w:pPr/>
        </w:pPrChange>
      </w:pPr>
      <w:r w:rsidRPr="00A554D6">
        <w:rPr>
          <w:rPrChange w:id="666" w:author="Stephen Reynolds, Jr." w:date="2013-02-07T14:36:00Z">
            <w:rPr/>
          </w:rPrChange>
        </w:rPr>
        <w:t>Jesus Christ (</w:t>
      </w:r>
      <w:del w:id="667" w:author="Stephen Reynolds, Jr." w:date="2013-02-07T14:40:00Z">
        <w:r w:rsidRPr="00A554D6" w:rsidDel="00916314">
          <w:rPr>
            <w:rPrChange w:id="668" w:author="Stephen Reynolds, Jr." w:date="2013-02-07T14:36:00Z">
              <w:rPr/>
            </w:rPrChange>
          </w:rPr>
          <w:delText>Matthew</w:delText>
        </w:r>
      </w:del>
      <w:ins w:id="669" w:author="Stephen Reynolds, Jr." w:date="2013-02-07T14:40:00Z">
        <w:r w:rsidR="00916314">
          <w:t>Matt.</w:t>
        </w:r>
      </w:ins>
      <w:r w:rsidRPr="00A554D6">
        <w:rPr>
          <w:rPrChange w:id="670" w:author="Stephen Reynolds, Jr." w:date="2013-02-07T14:36:00Z">
            <w:rPr/>
          </w:rPrChange>
        </w:rPr>
        <w:t xml:space="preserve"> 1:1).</w:t>
      </w:r>
    </w:p>
    <w:p w:rsidR="00444090" w:rsidRPr="00A554D6" w:rsidRDefault="00444090" w:rsidP="00A554D6">
      <w:pPr>
        <w:pStyle w:val="ListParagraph"/>
        <w:numPr>
          <w:ilvl w:val="0"/>
          <w:numId w:val="51"/>
        </w:numPr>
        <w:rPr>
          <w:rPrChange w:id="671" w:author="Stephen Reynolds, Jr." w:date="2013-02-07T14:36:00Z">
            <w:rPr/>
          </w:rPrChange>
        </w:rPr>
        <w:pPrChange w:id="672" w:author="Stephen Reynolds, Jr." w:date="2013-02-07T14:37:00Z">
          <w:pPr/>
        </w:pPrChange>
      </w:pPr>
      <w:r w:rsidRPr="00A554D6">
        <w:rPr>
          <w:rPrChange w:id="673" w:author="Stephen Reynolds, Jr." w:date="2013-02-07T14:36:00Z">
            <w:rPr/>
          </w:rPrChange>
        </w:rPr>
        <w:t>Jesus of Nazareth (</w:t>
      </w:r>
      <w:del w:id="674" w:author="Stephen Reynolds, Jr." w:date="2013-02-07T14:40:00Z">
        <w:r w:rsidRPr="00A554D6" w:rsidDel="00916314">
          <w:rPr>
            <w:rPrChange w:id="675" w:author="Stephen Reynolds, Jr." w:date="2013-02-07T14:36:00Z">
              <w:rPr/>
            </w:rPrChange>
          </w:rPr>
          <w:delText>Matthew</w:delText>
        </w:r>
      </w:del>
      <w:ins w:id="676" w:author="Stephen Reynolds, Jr." w:date="2013-02-07T14:40:00Z">
        <w:r w:rsidR="00916314">
          <w:t>Matt.</w:t>
        </w:r>
      </w:ins>
      <w:r w:rsidRPr="00A554D6">
        <w:rPr>
          <w:rPrChange w:id="677" w:author="Stephen Reynolds, Jr." w:date="2013-02-07T14:36:00Z">
            <w:rPr/>
          </w:rPrChange>
        </w:rPr>
        <w:t xml:space="preserve"> 21:11; Mark 1:24; Luke 24:19).</w:t>
      </w:r>
    </w:p>
    <w:p w:rsidR="00444090" w:rsidRPr="00A554D6" w:rsidRDefault="00444090" w:rsidP="00A554D6">
      <w:pPr>
        <w:pStyle w:val="ListParagraph"/>
        <w:numPr>
          <w:ilvl w:val="0"/>
          <w:numId w:val="51"/>
        </w:numPr>
        <w:rPr>
          <w:rPrChange w:id="678" w:author="Stephen Reynolds, Jr." w:date="2013-02-07T14:36:00Z">
            <w:rPr/>
          </w:rPrChange>
        </w:rPr>
        <w:pPrChange w:id="679" w:author="Stephen Reynolds, Jr." w:date="2013-02-07T14:37:00Z">
          <w:pPr/>
        </w:pPrChange>
      </w:pPr>
      <w:r w:rsidRPr="00A554D6">
        <w:rPr>
          <w:rPrChange w:id="680" w:author="Stephen Reynolds, Jr." w:date="2013-02-07T14:36:00Z">
            <w:rPr/>
          </w:rPrChange>
        </w:rPr>
        <w:t xml:space="preserve">Judge (Acts 10:42; 2 </w:t>
      </w:r>
      <w:del w:id="681" w:author="Stephen Reynolds, Jr." w:date="2013-02-07T14:41:00Z">
        <w:r w:rsidRPr="00A554D6" w:rsidDel="00916314">
          <w:rPr>
            <w:rPrChange w:id="682" w:author="Stephen Reynolds, Jr." w:date="2013-02-07T14:36:00Z">
              <w:rPr/>
            </w:rPrChange>
          </w:rPr>
          <w:delText>Timothy</w:delText>
        </w:r>
      </w:del>
      <w:ins w:id="683" w:author="Stephen Reynolds, Jr." w:date="2013-02-07T14:41:00Z">
        <w:r w:rsidR="00916314">
          <w:t>Tim.</w:t>
        </w:r>
      </w:ins>
      <w:r w:rsidRPr="00A554D6">
        <w:rPr>
          <w:rPrChange w:id="684" w:author="Stephen Reynolds, Jr." w:date="2013-02-07T14:36:00Z">
            <w:rPr/>
          </w:rPrChange>
        </w:rPr>
        <w:t xml:space="preserve"> 4:8).</w:t>
      </w:r>
    </w:p>
    <w:p w:rsidR="00444090" w:rsidRPr="00A554D6" w:rsidRDefault="00444090" w:rsidP="00A554D6">
      <w:pPr>
        <w:pStyle w:val="ListParagraph"/>
        <w:numPr>
          <w:ilvl w:val="0"/>
          <w:numId w:val="51"/>
        </w:numPr>
        <w:rPr>
          <w:rPrChange w:id="685" w:author="Stephen Reynolds, Jr." w:date="2013-02-07T14:36:00Z">
            <w:rPr/>
          </w:rPrChange>
        </w:rPr>
        <w:pPrChange w:id="686" w:author="Stephen Reynolds, Jr." w:date="2013-02-07T14:37:00Z">
          <w:pPr/>
        </w:pPrChange>
      </w:pPr>
      <w:r w:rsidRPr="00A554D6">
        <w:rPr>
          <w:rPrChange w:id="687" w:author="Stephen Reynolds, Jr." w:date="2013-02-07T14:36:00Z">
            <w:rPr/>
          </w:rPrChange>
        </w:rPr>
        <w:t>Judge of Israel (Micah 5:1).</w:t>
      </w:r>
    </w:p>
    <w:p w:rsidR="00444090" w:rsidRPr="00A554D6" w:rsidRDefault="00444090" w:rsidP="00A554D6">
      <w:pPr>
        <w:pStyle w:val="ListParagraph"/>
        <w:numPr>
          <w:ilvl w:val="0"/>
          <w:numId w:val="51"/>
        </w:numPr>
        <w:rPr>
          <w:rPrChange w:id="688" w:author="Stephen Reynolds, Jr." w:date="2013-02-07T14:36:00Z">
            <w:rPr/>
          </w:rPrChange>
        </w:rPr>
        <w:pPrChange w:id="689" w:author="Stephen Reynolds, Jr." w:date="2013-02-07T14:37:00Z">
          <w:pPr/>
        </w:pPrChange>
      </w:pPr>
      <w:r w:rsidRPr="00A554D6">
        <w:rPr>
          <w:rPrChange w:id="690" w:author="Stephen Reynolds, Jr." w:date="2013-02-07T14:36:00Z">
            <w:rPr/>
          </w:rPrChange>
        </w:rPr>
        <w:t>Just One (Acts 7:52; 22:14).</w:t>
      </w:r>
    </w:p>
    <w:p w:rsidR="00444090" w:rsidRPr="00A554D6" w:rsidRDefault="00444090" w:rsidP="00A554D6">
      <w:pPr>
        <w:pStyle w:val="ListParagraph"/>
        <w:numPr>
          <w:ilvl w:val="0"/>
          <w:numId w:val="51"/>
        </w:numPr>
        <w:rPr>
          <w:rPrChange w:id="691" w:author="Stephen Reynolds, Jr." w:date="2013-02-07T14:36:00Z">
            <w:rPr/>
          </w:rPrChange>
        </w:rPr>
        <w:pPrChange w:id="692" w:author="Stephen Reynolds, Jr." w:date="2013-02-07T14:37:00Z">
          <w:pPr/>
        </w:pPrChange>
      </w:pPr>
      <w:r w:rsidRPr="00A554D6">
        <w:rPr>
          <w:rPrChange w:id="693" w:author="Stephen Reynolds, Jr." w:date="2013-02-07T14:36:00Z">
            <w:rPr/>
          </w:rPrChange>
        </w:rPr>
        <w:t>King (</w:t>
      </w:r>
      <w:del w:id="694" w:author="Stephen Reynolds, Jr." w:date="2013-02-07T14:47:00Z">
        <w:r w:rsidRPr="00A554D6" w:rsidDel="00916314">
          <w:rPr>
            <w:rPrChange w:id="695" w:author="Stephen Reynolds, Jr." w:date="2013-02-07T14:36:00Z">
              <w:rPr/>
            </w:rPrChange>
          </w:rPr>
          <w:delText>Zechariah</w:delText>
        </w:r>
      </w:del>
      <w:ins w:id="696" w:author="Stephen Reynolds, Jr." w:date="2013-02-07T14:47:00Z">
        <w:r w:rsidR="00916314">
          <w:t>Zech.</w:t>
        </w:r>
      </w:ins>
      <w:r w:rsidRPr="00A554D6">
        <w:rPr>
          <w:rPrChange w:id="697" w:author="Stephen Reynolds, Jr." w:date="2013-02-07T14:36:00Z">
            <w:rPr/>
          </w:rPrChange>
        </w:rPr>
        <w:t xml:space="preserve"> 9:9, with </w:t>
      </w:r>
      <w:del w:id="698" w:author="Stephen Reynolds, Jr." w:date="2013-02-07T14:40:00Z">
        <w:r w:rsidRPr="00A554D6" w:rsidDel="00916314">
          <w:rPr>
            <w:rPrChange w:id="699" w:author="Stephen Reynolds, Jr." w:date="2013-02-07T14:36:00Z">
              <w:rPr/>
            </w:rPrChange>
          </w:rPr>
          <w:delText>Matthew</w:delText>
        </w:r>
      </w:del>
      <w:ins w:id="700" w:author="Stephen Reynolds, Jr." w:date="2013-02-07T14:40:00Z">
        <w:r w:rsidR="00916314">
          <w:t>Matt.</w:t>
        </w:r>
      </w:ins>
      <w:r w:rsidRPr="00A554D6">
        <w:rPr>
          <w:rPrChange w:id="701" w:author="Stephen Reynolds, Jr." w:date="2013-02-07T14:36:00Z">
            <w:rPr/>
          </w:rPrChange>
        </w:rPr>
        <w:t xml:space="preserve"> 21:5).</w:t>
      </w:r>
    </w:p>
    <w:p w:rsidR="00444090" w:rsidRPr="00A554D6" w:rsidRDefault="00444090" w:rsidP="00A554D6">
      <w:pPr>
        <w:pStyle w:val="ListParagraph"/>
        <w:numPr>
          <w:ilvl w:val="0"/>
          <w:numId w:val="51"/>
        </w:numPr>
        <w:rPr>
          <w:rPrChange w:id="702" w:author="Stephen Reynolds, Jr." w:date="2013-02-07T14:36:00Z">
            <w:rPr/>
          </w:rPrChange>
        </w:rPr>
        <w:pPrChange w:id="703" w:author="Stephen Reynolds, Jr." w:date="2013-02-07T14:37:00Z">
          <w:pPr/>
        </w:pPrChange>
      </w:pPr>
      <w:r w:rsidRPr="00A554D6">
        <w:rPr>
          <w:rPrChange w:id="704" w:author="Stephen Reynolds, Jr." w:date="2013-02-07T14:36:00Z">
            <w:rPr/>
          </w:rPrChange>
        </w:rPr>
        <w:t>King of Glory (</w:t>
      </w:r>
      <w:del w:id="705" w:author="Stephen Reynolds, Jr." w:date="2013-02-07T14:46:00Z">
        <w:r w:rsidRPr="00A554D6" w:rsidDel="00916314">
          <w:rPr>
            <w:rPrChange w:id="706" w:author="Stephen Reynolds, Jr." w:date="2013-02-07T14:36:00Z">
              <w:rPr/>
            </w:rPrChange>
          </w:rPr>
          <w:delText>Psalms</w:delText>
        </w:r>
      </w:del>
      <w:ins w:id="707" w:author="Stephen Reynolds, Jr." w:date="2013-02-07T14:46:00Z">
        <w:r w:rsidR="00916314">
          <w:t>Ps.</w:t>
        </w:r>
      </w:ins>
      <w:r w:rsidRPr="00A554D6">
        <w:rPr>
          <w:rPrChange w:id="708" w:author="Stephen Reynolds, Jr." w:date="2013-02-07T14:36:00Z">
            <w:rPr/>
          </w:rPrChange>
        </w:rPr>
        <w:t xml:space="preserve"> 24:7-10).</w:t>
      </w:r>
    </w:p>
    <w:p w:rsidR="00444090" w:rsidRPr="00A554D6" w:rsidRDefault="00444090" w:rsidP="00A554D6">
      <w:pPr>
        <w:pStyle w:val="ListParagraph"/>
        <w:numPr>
          <w:ilvl w:val="0"/>
          <w:numId w:val="51"/>
        </w:numPr>
        <w:rPr>
          <w:rPrChange w:id="709" w:author="Stephen Reynolds, Jr." w:date="2013-02-07T14:36:00Z">
            <w:rPr/>
          </w:rPrChange>
        </w:rPr>
        <w:pPrChange w:id="710" w:author="Stephen Reynolds, Jr." w:date="2013-02-07T14:37:00Z">
          <w:pPr/>
        </w:pPrChange>
      </w:pPr>
      <w:r w:rsidRPr="00A554D6">
        <w:rPr>
          <w:rPrChange w:id="711" w:author="Stephen Reynolds, Jr." w:date="2013-02-07T14:36:00Z">
            <w:rPr/>
          </w:rPrChange>
        </w:rPr>
        <w:t>King of Israel (John 1:49).</w:t>
      </w:r>
    </w:p>
    <w:p w:rsidR="00444090" w:rsidRPr="00A554D6" w:rsidRDefault="00444090" w:rsidP="00A554D6">
      <w:pPr>
        <w:pStyle w:val="ListParagraph"/>
        <w:numPr>
          <w:ilvl w:val="0"/>
          <w:numId w:val="51"/>
        </w:numPr>
        <w:rPr>
          <w:rPrChange w:id="712" w:author="Stephen Reynolds, Jr." w:date="2013-02-07T14:36:00Z">
            <w:rPr/>
          </w:rPrChange>
        </w:rPr>
        <w:pPrChange w:id="713" w:author="Stephen Reynolds, Jr." w:date="2013-02-07T14:37:00Z">
          <w:pPr/>
        </w:pPrChange>
      </w:pPr>
      <w:r w:rsidRPr="00A554D6">
        <w:rPr>
          <w:rPrChange w:id="714" w:author="Stephen Reynolds, Jr." w:date="2013-02-07T14:36:00Z">
            <w:rPr/>
          </w:rPrChange>
        </w:rPr>
        <w:t xml:space="preserve">King of Kings (1 </w:t>
      </w:r>
      <w:del w:id="715" w:author="Stephen Reynolds, Jr." w:date="2013-02-07T14:41:00Z">
        <w:r w:rsidRPr="00A554D6" w:rsidDel="00916314">
          <w:rPr>
            <w:rPrChange w:id="716" w:author="Stephen Reynolds, Jr." w:date="2013-02-07T14:36:00Z">
              <w:rPr/>
            </w:rPrChange>
          </w:rPr>
          <w:delText>Timothy</w:delText>
        </w:r>
      </w:del>
      <w:ins w:id="717" w:author="Stephen Reynolds, Jr." w:date="2013-02-07T14:41:00Z">
        <w:r w:rsidR="00916314">
          <w:t>Tim.</w:t>
        </w:r>
      </w:ins>
      <w:r w:rsidRPr="00A554D6">
        <w:rPr>
          <w:rPrChange w:id="718" w:author="Stephen Reynolds, Jr." w:date="2013-02-07T14:36:00Z">
            <w:rPr/>
          </w:rPrChange>
        </w:rPr>
        <w:t xml:space="preserve"> 6:15; </w:t>
      </w:r>
      <w:del w:id="719" w:author="Stephen Reynolds, Jr." w:date="2013-02-07T14:46:00Z">
        <w:r w:rsidRPr="00A554D6" w:rsidDel="00916314">
          <w:rPr>
            <w:rPrChange w:id="720" w:author="Stephen Reynolds, Jr." w:date="2013-02-07T14:36:00Z">
              <w:rPr/>
            </w:rPrChange>
          </w:rPr>
          <w:delText>Revelation</w:delText>
        </w:r>
      </w:del>
      <w:ins w:id="721" w:author="Stephen Reynolds, Jr." w:date="2013-02-07T14:46:00Z">
        <w:r w:rsidR="00916314">
          <w:t>Rev.</w:t>
        </w:r>
      </w:ins>
      <w:r w:rsidRPr="00A554D6">
        <w:rPr>
          <w:rPrChange w:id="722" w:author="Stephen Reynolds, Jr." w:date="2013-02-07T14:36:00Z">
            <w:rPr/>
          </w:rPrChange>
        </w:rPr>
        <w:t xml:space="preserve"> 17:14).</w:t>
      </w:r>
    </w:p>
    <w:p w:rsidR="00444090" w:rsidRPr="00A554D6" w:rsidRDefault="00444090" w:rsidP="00A554D6">
      <w:pPr>
        <w:pStyle w:val="ListParagraph"/>
        <w:numPr>
          <w:ilvl w:val="0"/>
          <w:numId w:val="51"/>
        </w:numPr>
        <w:rPr>
          <w:rPrChange w:id="723" w:author="Stephen Reynolds, Jr." w:date="2013-02-07T14:36:00Z">
            <w:rPr/>
          </w:rPrChange>
        </w:rPr>
        <w:pPrChange w:id="724" w:author="Stephen Reynolds, Jr." w:date="2013-02-07T14:37:00Z">
          <w:pPr/>
        </w:pPrChange>
      </w:pPr>
      <w:r w:rsidRPr="00A554D6">
        <w:rPr>
          <w:rPrChange w:id="725" w:author="Stephen Reynolds, Jr." w:date="2013-02-07T14:36:00Z">
            <w:rPr/>
          </w:rPrChange>
        </w:rPr>
        <w:t>King of peace (</w:t>
      </w:r>
      <w:del w:id="726" w:author="Stephen Reynolds, Jr." w:date="2013-02-07T14:40:00Z">
        <w:r w:rsidRPr="00A554D6" w:rsidDel="00916314">
          <w:rPr>
            <w:rPrChange w:id="727" w:author="Stephen Reynolds, Jr." w:date="2013-02-07T14:36:00Z">
              <w:rPr/>
            </w:rPrChange>
          </w:rPr>
          <w:delText>Hebrews</w:delText>
        </w:r>
      </w:del>
      <w:ins w:id="728" w:author="Stephen Reynolds, Jr." w:date="2013-02-07T14:40:00Z">
        <w:r w:rsidR="00916314">
          <w:t>Heb.</w:t>
        </w:r>
      </w:ins>
      <w:r w:rsidRPr="00A554D6">
        <w:rPr>
          <w:rPrChange w:id="729" w:author="Stephen Reynolds, Jr." w:date="2013-02-07T14:36:00Z">
            <w:rPr/>
          </w:rPrChange>
        </w:rPr>
        <w:t xml:space="preserve"> 7:2).</w:t>
      </w:r>
    </w:p>
    <w:p w:rsidR="00444090" w:rsidRPr="00A554D6" w:rsidRDefault="00444090" w:rsidP="00A554D6">
      <w:pPr>
        <w:pStyle w:val="ListParagraph"/>
        <w:numPr>
          <w:ilvl w:val="0"/>
          <w:numId w:val="51"/>
        </w:numPr>
        <w:rPr>
          <w:rPrChange w:id="730" w:author="Stephen Reynolds, Jr." w:date="2013-02-07T14:36:00Z">
            <w:rPr/>
          </w:rPrChange>
        </w:rPr>
        <w:pPrChange w:id="731" w:author="Stephen Reynolds, Jr." w:date="2013-02-07T14:37:00Z">
          <w:pPr/>
        </w:pPrChange>
      </w:pPr>
      <w:r w:rsidRPr="00A554D6">
        <w:rPr>
          <w:rPrChange w:id="732" w:author="Stephen Reynolds, Jr." w:date="2013-02-07T14:36:00Z">
            <w:rPr/>
          </w:rPrChange>
        </w:rPr>
        <w:t>King of righteousness (</w:t>
      </w:r>
      <w:del w:id="733" w:author="Stephen Reynolds, Jr." w:date="2013-02-07T14:40:00Z">
        <w:r w:rsidRPr="00A554D6" w:rsidDel="00916314">
          <w:rPr>
            <w:rPrChange w:id="734" w:author="Stephen Reynolds, Jr." w:date="2013-02-07T14:36:00Z">
              <w:rPr/>
            </w:rPrChange>
          </w:rPr>
          <w:delText>Hebrews</w:delText>
        </w:r>
      </w:del>
      <w:ins w:id="735" w:author="Stephen Reynolds, Jr." w:date="2013-02-07T14:40:00Z">
        <w:r w:rsidR="00916314">
          <w:t>Heb.</w:t>
        </w:r>
      </w:ins>
      <w:r w:rsidRPr="00A554D6">
        <w:rPr>
          <w:rPrChange w:id="736" w:author="Stephen Reynolds, Jr." w:date="2013-02-07T14:36:00Z">
            <w:rPr/>
          </w:rPrChange>
        </w:rPr>
        <w:t xml:space="preserve"> 7:2).</w:t>
      </w:r>
    </w:p>
    <w:p w:rsidR="00444090" w:rsidRPr="00A554D6" w:rsidRDefault="00444090" w:rsidP="00A554D6">
      <w:pPr>
        <w:pStyle w:val="ListParagraph"/>
        <w:numPr>
          <w:ilvl w:val="0"/>
          <w:numId w:val="51"/>
        </w:numPr>
        <w:rPr>
          <w:rPrChange w:id="737" w:author="Stephen Reynolds, Jr." w:date="2013-02-07T14:36:00Z">
            <w:rPr/>
          </w:rPrChange>
        </w:rPr>
        <w:pPrChange w:id="738" w:author="Stephen Reynolds, Jr." w:date="2013-02-07T14:37:00Z">
          <w:pPr/>
        </w:pPrChange>
      </w:pPr>
      <w:r w:rsidRPr="00A554D6">
        <w:rPr>
          <w:rPrChange w:id="739" w:author="Stephen Reynolds, Jr." w:date="2013-02-07T14:36:00Z">
            <w:rPr/>
          </w:rPrChange>
        </w:rPr>
        <w:t>King of Saints (</w:t>
      </w:r>
      <w:del w:id="740" w:author="Stephen Reynolds, Jr." w:date="2013-02-07T14:46:00Z">
        <w:r w:rsidRPr="00A554D6" w:rsidDel="00916314">
          <w:rPr>
            <w:rPrChange w:id="741" w:author="Stephen Reynolds, Jr." w:date="2013-02-07T14:36:00Z">
              <w:rPr/>
            </w:rPrChange>
          </w:rPr>
          <w:delText>Revelation</w:delText>
        </w:r>
      </w:del>
      <w:ins w:id="742" w:author="Stephen Reynolds, Jr." w:date="2013-02-07T14:46:00Z">
        <w:r w:rsidR="00916314">
          <w:t>Rev.</w:t>
        </w:r>
      </w:ins>
      <w:r w:rsidRPr="00A554D6">
        <w:rPr>
          <w:rPrChange w:id="743" w:author="Stephen Reynolds, Jr." w:date="2013-02-07T14:36:00Z">
            <w:rPr/>
          </w:rPrChange>
        </w:rPr>
        <w:t xml:space="preserve"> 15:3).</w:t>
      </w:r>
    </w:p>
    <w:p w:rsidR="00444090" w:rsidRPr="00A554D6" w:rsidRDefault="00444090" w:rsidP="00A554D6">
      <w:pPr>
        <w:pStyle w:val="ListParagraph"/>
        <w:numPr>
          <w:ilvl w:val="0"/>
          <w:numId w:val="51"/>
        </w:numPr>
        <w:rPr>
          <w:rPrChange w:id="744" w:author="Stephen Reynolds, Jr." w:date="2013-02-07T14:36:00Z">
            <w:rPr/>
          </w:rPrChange>
        </w:rPr>
        <w:pPrChange w:id="745" w:author="Stephen Reynolds, Jr." w:date="2013-02-07T14:37:00Z">
          <w:pPr/>
        </w:pPrChange>
      </w:pPr>
      <w:r w:rsidRPr="00A554D6">
        <w:rPr>
          <w:rPrChange w:id="746" w:author="Stephen Reynolds, Jr." w:date="2013-02-07T14:36:00Z">
            <w:rPr/>
          </w:rPrChange>
        </w:rPr>
        <w:t>King of Salem (</w:t>
      </w:r>
      <w:del w:id="747" w:author="Stephen Reynolds, Jr." w:date="2013-02-07T14:40:00Z">
        <w:r w:rsidRPr="00A554D6" w:rsidDel="00916314">
          <w:rPr>
            <w:rPrChange w:id="748" w:author="Stephen Reynolds, Jr." w:date="2013-02-07T14:36:00Z">
              <w:rPr/>
            </w:rPrChange>
          </w:rPr>
          <w:delText>Hebrews</w:delText>
        </w:r>
      </w:del>
      <w:ins w:id="749" w:author="Stephen Reynolds, Jr." w:date="2013-02-07T14:40:00Z">
        <w:r w:rsidR="00916314">
          <w:t>Heb.</w:t>
        </w:r>
      </w:ins>
      <w:r w:rsidRPr="00A554D6">
        <w:rPr>
          <w:rPrChange w:id="750" w:author="Stephen Reynolds, Jr." w:date="2013-02-07T14:36:00Z">
            <w:rPr/>
          </w:rPrChange>
        </w:rPr>
        <w:t xml:space="preserve"> 7:1).</w:t>
      </w:r>
    </w:p>
    <w:p w:rsidR="00444090" w:rsidRPr="00A554D6" w:rsidRDefault="00444090" w:rsidP="00A554D6">
      <w:pPr>
        <w:pStyle w:val="ListParagraph"/>
        <w:numPr>
          <w:ilvl w:val="0"/>
          <w:numId w:val="51"/>
        </w:numPr>
        <w:rPr>
          <w:rPrChange w:id="751" w:author="Stephen Reynolds, Jr." w:date="2013-02-07T14:36:00Z">
            <w:rPr/>
          </w:rPrChange>
        </w:rPr>
        <w:pPrChange w:id="752" w:author="Stephen Reynolds, Jr." w:date="2013-02-07T14:37:00Z">
          <w:pPr/>
        </w:pPrChange>
      </w:pPr>
      <w:r w:rsidRPr="00A554D6">
        <w:rPr>
          <w:rPrChange w:id="753" w:author="Stephen Reynolds, Jr." w:date="2013-02-07T14:36:00Z">
            <w:rPr/>
          </w:rPrChange>
        </w:rPr>
        <w:t>King of the Jews (</w:t>
      </w:r>
      <w:del w:id="754" w:author="Stephen Reynolds, Jr." w:date="2013-02-07T14:40:00Z">
        <w:r w:rsidRPr="00A554D6" w:rsidDel="00916314">
          <w:rPr>
            <w:rPrChange w:id="755" w:author="Stephen Reynolds, Jr." w:date="2013-02-07T14:36:00Z">
              <w:rPr/>
            </w:rPrChange>
          </w:rPr>
          <w:delText>Matthew</w:delText>
        </w:r>
      </w:del>
      <w:ins w:id="756" w:author="Stephen Reynolds, Jr." w:date="2013-02-07T14:40:00Z">
        <w:r w:rsidR="00916314">
          <w:t>Matt.</w:t>
        </w:r>
      </w:ins>
      <w:r w:rsidRPr="00A554D6">
        <w:rPr>
          <w:rPrChange w:id="757" w:author="Stephen Reynolds, Jr." w:date="2013-02-07T14:36:00Z">
            <w:rPr/>
          </w:rPrChange>
        </w:rPr>
        <w:t xml:space="preserve"> 2:2; 27:37; John 19:19).</w:t>
      </w:r>
    </w:p>
    <w:p w:rsidR="00444090" w:rsidRPr="00A554D6" w:rsidRDefault="00444090" w:rsidP="00A554D6">
      <w:pPr>
        <w:pStyle w:val="ListParagraph"/>
        <w:numPr>
          <w:ilvl w:val="0"/>
          <w:numId w:val="51"/>
        </w:numPr>
        <w:rPr>
          <w:rPrChange w:id="758" w:author="Stephen Reynolds, Jr." w:date="2013-02-07T14:36:00Z">
            <w:rPr/>
          </w:rPrChange>
        </w:rPr>
        <w:pPrChange w:id="759" w:author="Stephen Reynolds, Jr." w:date="2013-02-07T14:37:00Z">
          <w:pPr/>
        </w:pPrChange>
      </w:pPr>
      <w:r w:rsidRPr="00A554D6">
        <w:rPr>
          <w:rPrChange w:id="760" w:author="Stephen Reynolds, Jr." w:date="2013-02-07T14:36:00Z">
            <w:rPr/>
          </w:rPrChange>
        </w:rPr>
        <w:t>King of Zion (</w:t>
      </w:r>
      <w:del w:id="761" w:author="Stephen Reynolds, Jr." w:date="2013-02-07T14:40:00Z">
        <w:r w:rsidRPr="00A554D6" w:rsidDel="00916314">
          <w:rPr>
            <w:rPrChange w:id="762" w:author="Stephen Reynolds, Jr." w:date="2013-02-07T14:36:00Z">
              <w:rPr/>
            </w:rPrChange>
          </w:rPr>
          <w:delText>Matthew</w:delText>
        </w:r>
      </w:del>
      <w:ins w:id="763" w:author="Stephen Reynolds, Jr." w:date="2013-02-07T14:40:00Z">
        <w:r w:rsidR="00916314">
          <w:t>Matt.</w:t>
        </w:r>
      </w:ins>
      <w:r w:rsidRPr="00A554D6">
        <w:rPr>
          <w:rPrChange w:id="764" w:author="Stephen Reynolds, Jr." w:date="2013-02-07T14:36:00Z">
            <w:rPr/>
          </w:rPrChange>
        </w:rPr>
        <w:t xml:space="preserve"> 21:25).</w:t>
      </w:r>
    </w:p>
    <w:p w:rsidR="00444090" w:rsidRPr="00A554D6" w:rsidRDefault="00444090" w:rsidP="00A554D6">
      <w:pPr>
        <w:pStyle w:val="ListParagraph"/>
        <w:numPr>
          <w:ilvl w:val="0"/>
          <w:numId w:val="51"/>
        </w:numPr>
        <w:rPr>
          <w:rPrChange w:id="765" w:author="Stephen Reynolds, Jr." w:date="2013-02-07T14:36:00Z">
            <w:rPr/>
          </w:rPrChange>
        </w:rPr>
        <w:pPrChange w:id="766" w:author="Stephen Reynolds, Jr." w:date="2013-02-07T14:37:00Z">
          <w:pPr/>
        </w:pPrChange>
      </w:pPr>
      <w:r w:rsidRPr="00A554D6">
        <w:rPr>
          <w:rPrChange w:id="767" w:author="Stephen Reynolds, Jr." w:date="2013-02-07T14:36:00Z">
            <w:rPr/>
          </w:rPrChange>
        </w:rPr>
        <w:t>Lamb (</w:t>
      </w:r>
      <w:del w:id="768" w:author="Stephen Reynolds, Jr." w:date="2013-02-07T14:46:00Z">
        <w:r w:rsidRPr="00A554D6" w:rsidDel="00916314">
          <w:rPr>
            <w:rPrChange w:id="769" w:author="Stephen Reynolds, Jr." w:date="2013-02-07T14:36:00Z">
              <w:rPr/>
            </w:rPrChange>
          </w:rPr>
          <w:delText>Revelation</w:delText>
        </w:r>
      </w:del>
      <w:ins w:id="770" w:author="Stephen Reynolds, Jr." w:date="2013-02-07T14:46:00Z">
        <w:r w:rsidR="00916314">
          <w:t>Rev.</w:t>
        </w:r>
      </w:ins>
      <w:r w:rsidRPr="00A554D6">
        <w:rPr>
          <w:rPrChange w:id="771" w:author="Stephen Reynolds, Jr." w:date="2013-02-07T14:36:00Z">
            <w:rPr/>
          </w:rPrChange>
        </w:rPr>
        <w:t xml:space="preserve"> 5:6, 12; 13:8; 21:22; 22:3).</w:t>
      </w:r>
    </w:p>
    <w:p w:rsidR="00444090" w:rsidRPr="00A554D6" w:rsidRDefault="00444090" w:rsidP="00A554D6">
      <w:pPr>
        <w:pStyle w:val="ListParagraph"/>
        <w:numPr>
          <w:ilvl w:val="0"/>
          <w:numId w:val="51"/>
        </w:numPr>
        <w:rPr>
          <w:rPrChange w:id="772" w:author="Stephen Reynolds, Jr." w:date="2013-02-07T14:36:00Z">
            <w:rPr/>
          </w:rPrChange>
        </w:rPr>
        <w:pPrChange w:id="773" w:author="Stephen Reynolds, Jr." w:date="2013-02-07T14:37:00Z">
          <w:pPr/>
        </w:pPrChange>
      </w:pPr>
      <w:r w:rsidRPr="00A554D6">
        <w:rPr>
          <w:rPrChange w:id="774" w:author="Stephen Reynolds, Jr." w:date="2013-02-07T14:36:00Z">
            <w:rPr/>
          </w:rPrChange>
        </w:rPr>
        <w:t>Lamb of God (John 1:29, 36).</w:t>
      </w:r>
    </w:p>
    <w:p w:rsidR="00444090" w:rsidRPr="00A554D6" w:rsidRDefault="00444090" w:rsidP="00A554D6">
      <w:pPr>
        <w:pStyle w:val="ListParagraph"/>
        <w:numPr>
          <w:ilvl w:val="0"/>
          <w:numId w:val="51"/>
        </w:numPr>
        <w:rPr>
          <w:rPrChange w:id="775" w:author="Stephen Reynolds, Jr." w:date="2013-02-07T14:36:00Z">
            <w:rPr/>
          </w:rPrChange>
        </w:rPr>
        <w:pPrChange w:id="776" w:author="Stephen Reynolds, Jr." w:date="2013-02-07T14:37:00Z">
          <w:pPr/>
        </w:pPrChange>
      </w:pPr>
      <w:r w:rsidRPr="00A554D6">
        <w:rPr>
          <w:rPrChange w:id="777" w:author="Stephen Reynolds, Jr." w:date="2013-02-07T14:36:00Z">
            <w:rPr/>
          </w:rPrChange>
        </w:rPr>
        <w:t>Lawgiver (</w:t>
      </w:r>
      <w:del w:id="778" w:author="Stephen Reynolds, Jr." w:date="2013-02-07T14:39:00Z">
        <w:r w:rsidRPr="00A554D6" w:rsidDel="00916314">
          <w:rPr>
            <w:rPrChange w:id="779" w:author="Stephen Reynolds, Jr." w:date="2013-02-07T14:36:00Z">
              <w:rPr/>
            </w:rPrChange>
          </w:rPr>
          <w:delText>Isaiah</w:delText>
        </w:r>
      </w:del>
      <w:ins w:id="780" w:author="Stephen Reynolds, Jr." w:date="2013-02-07T14:39:00Z">
        <w:r w:rsidR="00916314">
          <w:t>Isa.</w:t>
        </w:r>
      </w:ins>
      <w:r w:rsidRPr="00A554D6">
        <w:rPr>
          <w:rPrChange w:id="781" w:author="Stephen Reynolds, Jr." w:date="2013-02-07T14:36:00Z">
            <w:rPr/>
          </w:rPrChange>
        </w:rPr>
        <w:t xml:space="preserve"> 33:22).</w:t>
      </w:r>
    </w:p>
    <w:p w:rsidR="00444090" w:rsidRPr="00A554D6" w:rsidRDefault="00444090" w:rsidP="00A554D6">
      <w:pPr>
        <w:pStyle w:val="ListParagraph"/>
        <w:numPr>
          <w:ilvl w:val="0"/>
          <w:numId w:val="51"/>
        </w:numPr>
        <w:rPr>
          <w:rPrChange w:id="782" w:author="Stephen Reynolds, Jr." w:date="2013-02-07T14:36:00Z">
            <w:rPr/>
          </w:rPrChange>
        </w:rPr>
        <w:pPrChange w:id="783" w:author="Stephen Reynolds, Jr." w:date="2013-02-07T14:37:00Z">
          <w:pPr/>
        </w:pPrChange>
      </w:pPr>
      <w:r w:rsidRPr="00A554D6">
        <w:rPr>
          <w:rPrChange w:id="784" w:author="Stephen Reynolds, Jr." w:date="2013-02-07T14:36:00Z">
            <w:rPr/>
          </w:rPrChange>
        </w:rPr>
        <w:t>Leader (</w:t>
      </w:r>
      <w:del w:id="785" w:author="Stephen Reynolds, Jr." w:date="2013-02-07T14:39:00Z">
        <w:r w:rsidRPr="00A554D6" w:rsidDel="00916314">
          <w:rPr>
            <w:rPrChange w:id="786" w:author="Stephen Reynolds, Jr." w:date="2013-02-07T14:36:00Z">
              <w:rPr/>
            </w:rPrChange>
          </w:rPr>
          <w:delText>Isaiah</w:delText>
        </w:r>
      </w:del>
      <w:ins w:id="787" w:author="Stephen Reynolds, Jr." w:date="2013-02-07T14:39:00Z">
        <w:r w:rsidR="00916314">
          <w:t>Isa.</w:t>
        </w:r>
      </w:ins>
      <w:r w:rsidRPr="00A554D6">
        <w:rPr>
          <w:rPrChange w:id="788" w:author="Stephen Reynolds, Jr." w:date="2013-02-07T14:36:00Z">
            <w:rPr/>
          </w:rPrChange>
        </w:rPr>
        <w:t xml:space="preserve"> 55:4).</w:t>
      </w:r>
    </w:p>
    <w:p w:rsidR="00444090" w:rsidRPr="00A554D6" w:rsidRDefault="00444090" w:rsidP="00A554D6">
      <w:pPr>
        <w:pStyle w:val="ListParagraph"/>
        <w:numPr>
          <w:ilvl w:val="0"/>
          <w:numId w:val="51"/>
        </w:numPr>
        <w:rPr>
          <w:rPrChange w:id="789" w:author="Stephen Reynolds, Jr." w:date="2013-02-07T14:36:00Z">
            <w:rPr/>
          </w:rPrChange>
        </w:rPr>
        <w:pPrChange w:id="790" w:author="Stephen Reynolds, Jr." w:date="2013-02-07T14:37:00Z">
          <w:pPr/>
        </w:pPrChange>
      </w:pPr>
      <w:r w:rsidRPr="00A554D6">
        <w:rPr>
          <w:rPrChange w:id="791" w:author="Stephen Reynolds, Jr." w:date="2013-02-07T14:36:00Z">
            <w:rPr/>
          </w:rPrChange>
        </w:rPr>
        <w:t xml:space="preserve">Life (John 14:6; </w:t>
      </w:r>
      <w:del w:id="792" w:author="Stephen Reynolds, Jr." w:date="2013-02-07T14:41:00Z">
        <w:r w:rsidRPr="00A554D6" w:rsidDel="00916314">
          <w:rPr>
            <w:rPrChange w:id="793" w:author="Stephen Reynolds, Jr." w:date="2013-02-07T14:36:00Z">
              <w:rPr/>
            </w:rPrChange>
          </w:rPr>
          <w:delText>Colossians</w:delText>
        </w:r>
      </w:del>
      <w:ins w:id="794" w:author="Stephen Reynolds, Jr." w:date="2013-02-07T14:41:00Z">
        <w:r w:rsidR="00916314">
          <w:t>Col.</w:t>
        </w:r>
      </w:ins>
      <w:r w:rsidRPr="00A554D6">
        <w:rPr>
          <w:rPrChange w:id="795" w:author="Stephen Reynolds, Jr." w:date="2013-02-07T14:36:00Z">
            <w:rPr/>
          </w:rPrChange>
        </w:rPr>
        <w:t xml:space="preserve"> 3:4; 1 John 1:2).</w:t>
      </w:r>
    </w:p>
    <w:p w:rsidR="00444090" w:rsidRPr="00A554D6" w:rsidRDefault="00444090" w:rsidP="00A554D6">
      <w:pPr>
        <w:pStyle w:val="ListParagraph"/>
        <w:numPr>
          <w:ilvl w:val="0"/>
          <w:numId w:val="51"/>
        </w:numPr>
        <w:rPr>
          <w:rPrChange w:id="796" w:author="Stephen Reynolds, Jr." w:date="2013-02-07T14:36:00Z">
            <w:rPr/>
          </w:rPrChange>
        </w:rPr>
        <w:pPrChange w:id="797" w:author="Stephen Reynolds, Jr." w:date="2013-02-07T14:37:00Z">
          <w:pPr/>
        </w:pPrChange>
      </w:pPr>
      <w:r w:rsidRPr="00A554D6">
        <w:rPr>
          <w:rPrChange w:id="798" w:author="Stephen Reynolds, Jr." w:date="2013-02-07T14:36:00Z">
            <w:rPr/>
          </w:rPrChange>
        </w:rPr>
        <w:t>Light of the world (John 1:8; 8:12).</w:t>
      </w:r>
    </w:p>
    <w:p w:rsidR="00444090" w:rsidRPr="00A554D6" w:rsidRDefault="00444090" w:rsidP="00A554D6">
      <w:pPr>
        <w:pStyle w:val="ListParagraph"/>
        <w:numPr>
          <w:ilvl w:val="0"/>
          <w:numId w:val="51"/>
        </w:numPr>
        <w:rPr>
          <w:rPrChange w:id="799" w:author="Stephen Reynolds, Jr." w:date="2013-02-07T14:36:00Z">
            <w:rPr/>
          </w:rPrChange>
        </w:rPr>
        <w:pPrChange w:id="800" w:author="Stephen Reynolds, Jr." w:date="2013-02-07T14:37:00Z">
          <w:pPr/>
        </w:pPrChange>
      </w:pPr>
      <w:r w:rsidRPr="00A554D6">
        <w:rPr>
          <w:rPrChange w:id="801" w:author="Stephen Reynolds, Jr." w:date="2013-02-07T14:36:00Z">
            <w:rPr/>
          </w:rPrChange>
        </w:rPr>
        <w:t>Lily of the valleys (Song of Solomon 2:1).</w:t>
      </w:r>
    </w:p>
    <w:p w:rsidR="00444090" w:rsidRPr="00A554D6" w:rsidRDefault="00444090" w:rsidP="00A554D6">
      <w:pPr>
        <w:pStyle w:val="ListParagraph"/>
        <w:numPr>
          <w:ilvl w:val="0"/>
          <w:numId w:val="51"/>
        </w:numPr>
        <w:rPr>
          <w:rPrChange w:id="802" w:author="Stephen Reynolds, Jr." w:date="2013-02-07T14:36:00Z">
            <w:rPr/>
          </w:rPrChange>
        </w:rPr>
        <w:pPrChange w:id="803" w:author="Stephen Reynolds, Jr." w:date="2013-02-07T14:37:00Z">
          <w:pPr/>
        </w:pPrChange>
      </w:pPr>
      <w:r w:rsidRPr="00A554D6">
        <w:rPr>
          <w:rPrChange w:id="804" w:author="Stephen Reynolds, Jr." w:date="2013-02-07T14:36:00Z">
            <w:rPr/>
          </w:rPrChange>
        </w:rPr>
        <w:t>Lion of the tribe of Judah (</w:t>
      </w:r>
      <w:del w:id="805" w:author="Stephen Reynolds, Jr." w:date="2013-02-07T14:46:00Z">
        <w:r w:rsidRPr="00A554D6" w:rsidDel="00916314">
          <w:rPr>
            <w:rPrChange w:id="806" w:author="Stephen Reynolds, Jr." w:date="2013-02-07T14:36:00Z">
              <w:rPr/>
            </w:rPrChange>
          </w:rPr>
          <w:delText>Revelation</w:delText>
        </w:r>
      </w:del>
      <w:ins w:id="807" w:author="Stephen Reynolds, Jr." w:date="2013-02-07T14:46:00Z">
        <w:r w:rsidR="00916314">
          <w:t>Rev.</w:t>
        </w:r>
      </w:ins>
      <w:r w:rsidRPr="00A554D6">
        <w:rPr>
          <w:rPrChange w:id="808" w:author="Stephen Reynolds, Jr." w:date="2013-02-07T14:36:00Z">
            <w:rPr/>
          </w:rPrChange>
        </w:rPr>
        <w:t xml:space="preserve"> 5:5).</w:t>
      </w:r>
    </w:p>
    <w:p w:rsidR="00444090" w:rsidRPr="00A554D6" w:rsidDel="00244E87" w:rsidRDefault="00444090" w:rsidP="00A554D6">
      <w:pPr>
        <w:pStyle w:val="ListParagraph"/>
        <w:numPr>
          <w:ilvl w:val="0"/>
          <w:numId w:val="51"/>
        </w:numPr>
        <w:rPr>
          <w:del w:id="809" w:author="Stephen Reynolds, Jr." w:date="2013-02-07T14:59:00Z"/>
          <w:rPrChange w:id="810" w:author="Stephen Reynolds, Jr." w:date="2013-02-07T14:36:00Z">
            <w:rPr>
              <w:del w:id="811" w:author="Stephen Reynolds, Jr." w:date="2013-02-07T14:59:00Z"/>
            </w:rPr>
          </w:rPrChange>
        </w:rPr>
        <w:pPrChange w:id="812" w:author="Stephen Reynolds, Jr." w:date="2013-02-07T14:37:00Z">
          <w:pPr/>
        </w:pPrChange>
      </w:pPr>
      <w:del w:id="813" w:author="Stephen Reynolds, Jr." w:date="2013-02-07T14:59:00Z">
        <w:r w:rsidRPr="00A554D6" w:rsidDel="00244E87">
          <w:rPr>
            <w:rPrChange w:id="814" w:author="Stephen Reynolds, Jr." w:date="2013-02-07T14:36:00Z">
              <w:rPr/>
            </w:rPrChange>
          </w:rPr>
          <w:delText xml:space="preserve">Living Bread </w:delText>
        </w:r>
      </w:del>
      <w:del w:id="815" w:author="Stephen Reynolds, Jr." w:date="2013-02-07T14:58:00Z">
        <w:r w:rsidRPr="00A554D6" w:rsidDel="00244E87">
          <w:rPr>
            <w:rPrChange w:id="816" w:author="Stephen Reynolds, Jr." w:date="2013-02-07T14:36:00Z">
              <w:rPr/>
            </w:rPrChange>
          </w:rPr>
          <w:delText>(John 6:51).</w:delText>
        </w:r>
      </w:del>
    </w:p>
    <w:p w:rsidR="00444090" w:rsidRPr="00A554D6" w:rsidRDefault="00444090" w:rsidP="00A554D6">
      <w:pPr>
        <w:pStyle w:val="ListParagraph"/>
        <w:numPr>
          <w:ilvl w:val="0"/>
          <w:numId w:val="51"/>
        </w:numPr>
        <w:rPr>
          <w:rPrChange w:id="817" w:author="Stephen Reynolds, Jr." w:date="2013-02-07T14:36:00Z">
            <w:rPr/>
          </w:rPrChange>
        </w:rPr>
        <w:pPrChange w:id="818" w:author="Stephen Reynolds, Jr." w:date="2013-02-07T14:37:00Z">
          <w:pPr/>
        </w:pPrChange>
      </w:pPr>
      <w:r w:rsidRPr="00A554D6">
        <w:rPr>
          <w:rPrChange w:id="819" w:author="Stephen Reynolds, Jr." w:date="2013-02-07T14:36:00Z">
            <w:rPr/>
          </w:rPrChange>
        </w:rPr>
        <w:t xml:space="preserve">Living Stone (1 </w:t>
      </w:r>
      <w:del w:id="820" w:author="Stephen Reynolds, Jr." w:date="2013-02-07T14:40:00Z">
        <w:r w:rsidRPr="00A554D6" w:rsidDel="00916314">
          <w:rPr>
            <w:rPrChange w:id="821" w:author="Stephen Reynolds, Jr." w:date="2013-02-07T14:36:00Z">
              <w:rPr/>
            </w:rPrChange>
          </w:rPr>
          <w:delText>Peter</w:delText>
        </w:r>
      </w:del>
      <w:ins w:id="822" w:author="Stephen Reynolds, Jr." w:date="2013-02-07T14:40:00Z">
        <w:r w:rsidR="00916314">
          <w:t>Pt.</w:t>
        </w:r>
      </w:ins>
      <w:r w:rsidRPr="00A554D6">
        <w:rPr>
          <w:rPrChange w:id="823" w:author="Stephen Reynolds, Jr." w:date="2013-02-07T14:36:00Z">
            <w:rPr/>
          </w:rPrChange>
        </w:rPr>
        <w:t xml:space="preserve"> 2:4).</w:t>
      </w:r>
    </w:p>
    <w:p w:rsidR="00444090" w:rsidRPr="00A554D6" w:rsidRDefault="00444090" w:rsidP="00A554D6">
      <w:pPr>
        <w:pStyle w:val="ListParagraph"/>
        <w:numPr>
          <w:ilvl w:val="0"/>
          <w:numId w:val="51"/>
        </w:numPr>
        <w:rPr>
          <w:rPrChange w:id="824" w:author="Stephen Reynolds, Jr." w:date="2013-02-07T14:36:00Z">
            <w:rPr/>
          </w:rPrChange>
        </w:rPr>
        <w:pPrChange w:id="825" w:author="Stephen Reynolds, Jr." w:date="2013-02-07T14:37:00Z">
          <w:pPr/>
        </w:pPrChange>
      </w:pPr>
      <w:r w:rsidRPr="00A554D6">
        <w:rPr>
          <w:rPrChange w:id="826" w:author="Stephen Reynolds, Jr." w:date="2013-02-07T14:36:00Z">
            <w:rPr/>
          </w:rPrChange>
        </w:rPr>
        <w:t xml:space="preserve">Lord and Savior (2 </w:t>
      </w:r>
      <w:del w:id="827" w:author="Stephen Reynolds, Jr." w:date="2013-02-07T14:40:00Z">
        <w:r w:rsidRPr="00A554D6" w:rsidDel="00916314">
          <w:rPr>
            <w:rPrChange w:id="828" w:author="Stephen Reynolds, Jr." w:date="2013-02-07T14:36:00Z">
              <w:rPr/>
            </w:rPrChange>
          </w:rPr>
          <w:delText>Peter</w:delText>
        </w:r>
      </w:del>
      <w:ins w:id="829" w:author="Stephen Reynolds, Jr." w:date="2013-02-07T14:40:00Z">
        <w:r w:rsidR="00916314">
          <w:t>Pt.</w:t>
        </w:r>
      </w:ins>
      <w:r w:rsidRPr="00A554D6">
        <w:rPr>
          <w:rPrChange w:id="830" w:author="Stephen Reynolds, Jr." w:date="2013-02-07T14:36:00Z">
            <w:rPr/>
          </w:rPrChange>
        </w:rPr>
        <w:t xml:space="preserve"> 1:11; 3:18).</w:t>
      </w:r>
    </w:p>
    <w:p w:rsidR="00444090" w:rsidRPr="00A554D6" w:rsidRDefault="00444090" w:rsidP="00A554D6">
      <w:pPr>
        <w:pStyle w:val="ListParagraph"/>
        <w:numPr>
          <w:ilvl w:val="0"/>
          <w:numId w:val="51"/>
        </w:numPr>
        <w:rPr>
          <w:rPrChange w:id="831" w:author="Stephen Reynolds, Jr." w:date="2013-02-07T14:36:00Z">
            <w:rPr/>
          </w:rPrChange>
        </w:rPr>
        <w:pPrChange w:id="832" w:author="Stephen Reynolds, Jr." w:date="2013-02-07T14:37:00Z">
          <w:pPr/>
        </w:pPrChange>
      </w:pPr>
      <w:r w:rsidRPr="00A554D6">
        <w:rPr>
          <w:rPrChange w:id="833" w:author="Stephen Reynolds, Jr." w:date="2013-02-07T14:36:00Z">
            <w:rPr/>
          </w:rPrChange>
        </w:rPr>
        <w:t>Lord Christ (</w:t>
      </w:r>
      <w:del w:id="834" w:author="Stephen Reynolds, Jr." w:date="2013-02-07T14:41:00Z">
        <w:r w:rsidRPr="00A554D6" w:rsidDel="00916314">
          <w:rPr>
            <w:rPrChange w:id="835" w:author="Stephen Reynolds, Jr." w:date="2013-02-07T14:36:00Z">
              <w:rPr/>
            </w:rPrChange>
          </w:rPr>
          <w:delText>Colossians</w:delText>
        </w:r>
      </w:del>
      <w:ins w:id="836" w:author="Stephen Reynolds, Jr." w:date="2013-02-07T14:41:00Z">
        <w:r w:rsidR="00916314">
          <w:t>Col.</w:t>
        </w:r>
      </w:ins>
      <w:r w:rsidRPr="00A554D6">
        <w:rPr>
          <w:rPrChange w:id="837" w:author="Stephen Reynolds, Jr." w:date="2013-02-07T14:36:00Z">
            <w:rPr/>
          </w:rPrChange>
        </w:rPr>
        <w:t xml:space="preserve"> 3:24).</w:t>
      </w:r>
    </w:p>
    <w:p w:rsidR="00444090" w:rsidRPr="00A554D6" w:rsidRDefault="00444090" w:rsidP="00A554D6">
      <w:pPr>
        <w:pStyle w:val="ListParagraph"/>
        <w:numPr>
          <w:ilvl w:val="0"/>
          <w:numId w:val="51"/>
        </w:numPr>
        <w:rPr>
          <w:rPrChange w:id="838" w:author="Stephen Reynolds, Jr." w:date="2013-02-07T14:36:00Z">
            <w:rPr/>
          </w:rPrChange>
        </w:rPr>
        <w:pPrChange w:id="839" w:author="Stephen Reynolds, Jr." w:date="2013-02-07T14:37:00Z">
          <w:pPr/>
        </w:pPrChange>
      </w:pPr>
      <w:r w:rsidRPr="00A554D6">
        <w:rPr>
          <w:rPrChange w:id="840" w:author="Stephen Reynolds, Jr." w:date="2013-02-07T14:36:00Z">
            <w:rPr/>
          </w:rPrChange>
        </w:rPr>
        <w:t>Lord God Almighty (</w:t>
      </w:r>
      <w:del w:id="841" w:author="Stephen Reynolds, Jr." w:date="2013-02-07T14:46:00Z">
        <w:r w:rsidRPr="00A554D6" w:rsidDel="00916314">
          <w:rPr>
            <w:rPrChange w:id="842" w:author="Stephen Reynolds, Jr." w:date="2013-02-07T14:36:00Z">
              <w:rPr/>
            </w:rPrChange>
          </w:rPr>
          <w:delText>Revelation</w:delText>
        </w:r>
      </w:del>
      <w:ins w:id="843" w:author="Stephen Reynolds, Jr." w:date="2013-02-07T14:46:00Z">
        <w:r w:rsidR="00916314">
          <w:t>Rev.</w:t>
        </w:r>
      </w:ins>
      <w:r w:rsidRPr="00A554D6">
        <w:rPr>
          <w:rPrChange w:id="844" w:author="Stephen Reynolds, Jr." w:date="2013-02-07T14:36:00Z">
            <w:rPr/>
          </w:rPrChange>
        </w:rPr>
        <w:t xml:space="preserve"> 15:3).</w:t>
      </w:r>
    </w:p>
    <w:p w:rsidR="00444090" w:rsidRPr="00A554D6" w:rsidRDefault="00444090" w:rsidP="00A554D6">
      <w:pPr>
        <w:pStyle w:val="ListParagraph"/>
        <w:numPr>
          <w:ilvl w:val="0"/>
          <w:numId w:val="51"/>
        </w:numPr>
        <w:rPr>
          <w:rPrChange w:id="845" w:author="Stephen Reynolds, Jr." w:date="2013-02-07T14:36:00Z">
            <w:rPr/>
          </w:rPrChange>
        </w:rPr>
        <w:pPrChange w:id="846" w:author="Stephen Reynolds, Jr." w:date="2013-02-07T14:37:00Z">
          <w:pPr/>
        </w:pPrChange>
      </w:pPr>
      <w:r w:rsidRPr="00A554D6">
        <w:rPr>
          <w:rPrChange w:id="847" w:author="Stephen Reynolds, Jr." w:date="2013-02-07T14:36:00Z">
            <w:rPr/>
          </w:rPrChange>
        </w:rPr>
        <w:t>Lord God of the holy prophets (</w:t>
      </w:r>
      <w:del w:id="848" w:author="Stephen Reynolds, Jr." w:date="2013-02-07T14:46:00Z">
        <w:r w:rsidRPr="00A554D6" w:rsidDel="00916314">
          <w:rPr>
            <w:rPrChange w:id="849" w:author="Stephen Reynolds, Jr." w:date="2013-02-07T14:36:00Z">
              <w:rPr/>
            </w:rPrChange>
          </w:rPr>
          <w:delText>Revelation</w:delText>
        </w:r>
      </w:del>
      <w:ins w:id="850" w:author="Stephen Reynolds, Jr." w:date="2013-02-07T14:46:00Z">
        <w:r w:rsidR="00916314">
          <w:t>Rev.</w:t>
        </w:r>
      </w:ins>
      <w:r w:rsidRPr="00A554D6">
        <w:rPr>
          <w:rPrChange w:id="851" w:author="Stephen Reynolds, Jr." w:date="2013-02-07T14:36:00Z">
            <w:rPr/>
          </w:rPrChange>
        </w:rPr>
        <w:t xml:space="preserve"> 22:6).</w:t>
      </w:r>
    </w:p>
    <w:p w:rsidR="00444090" w:rsidRPr="00A554D6" w:rsidDel="00244E87" w:rsidRDefault="00444090" w:rsidP="00A554D6">
      <w:pPr>
        <w:pStyle w:val="ListParagraph"/>
        <w:numPr>
          <w:ilvl w:val="0"/>
          <w:numId w:val="51"/>
        </w:numPr>
        <w:rPr>
          <w:del w:id="852" w:author="Stephen Reynolds, Jr." w:date="2013-02-07T14:59:00Z"/>
          <w:rPrChange w:id="853" w:author="Stephen Reynolds, Jr." w:date="2013-02-07T14:36:00Z">
            <w:rPr>
              <w:del w:id="854" w:author="Stephen Reynolds, Jr." w:date="2013-02-07T14:59:00Z"/>
            </w:rPr>
          </w:rPrChange>
        </w:rPr>
        <w:pPrChange w:id="855" w:author="Stephen Reynolds, Jr." w:date="2013-02-07T14:37:00Z">
          <w:pPr/>
        </w:pPrChange>
      </w:pPr>
      <w:r w:rsidRPr="00A554D6">
        <w:rPr>
          <w:rPrChange w:id="856" w:author="Stephen Reynolds, Jr." w:date="2013-02-07T14:36:00Z">
            <w:rPr/>
          </w:rPrChange>
        </w:rPr>
        <w:t xml:space="preserve">Lord </w:t>
      </w:r>
      <w:del w:id="857" w:author="Stephen Reynolds, Jr." w:date="2013-02-07T14:59:00Z">
        <w:r w:rsidRPr="00A554D6" w:rsidDel="00244E87">
          <w:rPr>
            <w:rPrChange w:id="858" w:author="Stephen Reynolds, Jr." w:date="2013-02-07T14:36:00Z">
              <w:rPr/>
            </w:rPrChange>
          </w:rPr>
          <w:delText xml:space="preserve">Jesus </w:delText>
        </w:r>
      </w:del>
      <w:r w:rsidRPr="00A554D6">
        <w:rPr>
          <w:rPrChange w:id="859" w:author="Stephen Reynolds, Jr." w:date="2013-02-07T14:36:00Z">
            <w:rPr/>
          </w:rPrChange>
        </w:rPr>
        <w:t xml:space="preserve">(Acts 7:59; </w:t>
      </w:r>
      <w:del w:id="860" w:author="Stephen Reynolds, Jr." w:date="2013-02-07T14:41:00Z">
        <w:r w:rsidRPr="00A554D6" w:rsidDel="00916314">
          <w:rPr>
            <w:rPrChange w:id="861" w:author="Stephen Reynolds, Jr." w:date="2013-02-07T14:36:00Z">
              <w:rPr/>
            </w:rPrChange>
          </w:rPr>
          <w:delText>Colossians</w:delText>
        </w:r>
      </w:del>
      <w:ins w:id="862" w:author="Stephen Reynolds, Jr." w:date="2013-02-07T14:41:00Z">
        <w:r w:rsidR="00916314">
          <w:t>Col.</w:t>
        </w:r>
      </w:ins>
      <w:r w:rsidRPr="00A554D6">
        <w:rPr>
          <w:rPrChange w:id="863" w:author="Stephen Reynolds, Jr." w:date="2013-02-07T14:36:00Z">
            <w:rPr/>
          </w:rPrChange>
        </w:rPr>
        <w:t xml:space="preserve"> 3:17</w:t>
      </w:r>
      <w:del w:id="864" w:author="Stephen Reynolds, Jr." w:date="2013-02-07T14:59:00Z">
        <w:r w:rsidRPr="00A554D6" w:rsidDel="00244E87">
          <w:rPr>
            <w:rPrChange w:id="865" w:author="Stephen Reynolds, Jr." w:date="2013-02-07T14:36:00Z">
              <w:rPr/>
            </w:rPrChange>
          </w:rPr>
          <w:delText>).</w:delText>
        </w:r>
      </w:del>
    </w:p>
    <w:p w:rsidR="00444090" w:rsidRPr="00A554D6" w:rsidDel="00244E87" w:rsidRDefault="00444090" w:rsidP="00244E87">
      <w:pPr>
        <w:pStyle w:val="ListParagraph"/>
        <w:numPr>
          <w:ilvl w:val="0"/>
          <w:numId w:val="51"/>
        </w:numPr>
        <w:rPr>
          <w:del w:id="866" w:author="Stephen Reynolds, Jr." w:date="2013-02-07T14:59:00Z"/>
          <w:rPrChange w:id="867" w:author="Stephen Reynolds, Jr." w:date="2013-02-07T14:36:00Z">
            <w:rPr>
              <w:del w:id="868" w:author="Stephen Reynolds, Jr." w:date="2013-02-07T14:59:00Z"/>
            </w:rPr>
          </w:rPrChange>
        </w:rPr>
        <w:pPrChange w:id="869" w:author="Stephen Reynolds, Jr." w:date="2013-02-07T14:59:00Z">
          <w:pPr/>
        </w:pPrChange>
      </w:pPr>
      <w:del w:id="870" w:author="Stephen Reynolds, Jr." w:date="2013-02-07T14:59:00Z">
        <w:r w:rsidRPr="00A554D6" w:rsidDel="00244E87">
          <w:rPr>
            <w:rPrChange w:id="871" w:author="Stephen Reynolds, Jr." w:date="2013-02-07T14:36:00Z">
              <w:rPr/>
            </w:rPrChange>
          </w:rPr>
          <w:delText>Lord Jesus Christ (</w:delText>
        </w:r>
      </w:del>
      <w:ins w:id="872" w:author="Stephen Reynolds, Jr." w:date="2013-02-07T14:59:00Z">
        <w:r w:rsidR="00244E87">
          <w:t xml:space="preserve">; </w:t>
        </w:r>
      </w:ins>
      <w:r w:rsidRPr="00A554D6">
        <w:rPr>
          <w:rPrChange w:id="873" w:author="Stephen Reynolds, Jr." w:date="2013-02-07T14:36:00Z">
            <w:rPr/>
          </w:rPrChange>
        </w:rPr>
        <w:t>Acts 11:17; 16:31; 20:21</w:t>
      </w:r>
      <w:del w:id="874" w:author="Stephen Reynolds, Jr." w:date="2013-02-07T14:59:00Z">
        <w:r w:rsidRPr="00A554D6" w:rsidDel="00244E87">
          <w:rPr>
            <w:rPrChange w:id="875" w:author="Stephen Reynolds, Jr." w:date="2013-02-07T14:36:00Z">
              <w:rPr/>
            </w:rPrChange>
          </w:rPr>
          <w:delText>).</w:delText>
        </w:r>
      </w:del>
    </w:p>
    <w:p w:rsidR="00444090" w:rsidRPr="00A554D6" w:rsidRDefault="00444090" w:rsidP="00244E87">
      <w:pPr>
        <w:pStyle w:val="ListParagraph"/>
        <w:numPr>
          <w:ilvl w:val="0"/>
          <w:numId w:val="51"/>
        </w:numPr>
        <w:rPr>
          <w:rPrChange w:id="876" w:author="Stephen Reynolds, Jr." w:date="2013-02-07T14:36:00Z">
            <w:rPr/>
          </w:rPrChange>
        </w:rPr>
        <w:pPrChange w:id="877" w:author="Stephen Reynolds, Jr." w:date="2013-02-07T14:59:00Z">
          <w:pPr/>
        </w:pPrChange>
      </w:pPr>
      <w:del w:id="878" w:author="Stephen Reynolds, Jr." w:date="2013-02-07T14:59:00Z">
        <w:r w:rsidRPr="00A554D6" w:rsidDel="00244E87">
          <w:rPr>
            <w:rPrChange w:id="879" w:author="Stephen Reynolds, Jr." w:date="2013-02-07T14:36:00Z">
              <w:rPr/>
            </w:rPrChange>
          </w:rPr>
          <w:delText>Lord of all (</w:delText>
        </w:r>
      </w:del>
      <w:ins w:id="880" w:author="Stephen Reynolds, Jr." w:date="2013-02-07T14:59:00Z">
        <w:r w:rsidR="00244E87">
          <w:t xml:space="preserve">; </w:t>
        </w:r>
      </w:ins>
      <w:r w:rsidRPr="00A554D6">
        <w:rPr>
          <w:rPrChange w:id="881" w:author="Stephen Reynolds, Jr." w:date="2013-02-07T14:36:00Z">
            <w:rPr/>
          </w:rPrChange>
        </w:rPr>
        <w:t>Acts 10:36).</w:t>
      </w:r>
    </w:p>
    <w:p w:rsidR="00444090" w:rsidRPr="00A554D6" w:rsidRDefault="00444090" w:rsidP="00A554D6">
      <w:pPr>
        <w:pStyle w:val="ListParagraph"/>
        <w:numPr>
          <w:ilvl w:val="0"/>
          <w:numId w:val="51"/>
        </w:numPr>
        <w:rPr>
          <w:rPrChange w:id="882" w:author="Stephen Reynolds, Jr." w:date="2013-02-07T14:36:00Z">
            <w:rPr/>
          </w:rPrChange>
        </w:rPr>
        <w:pPrChange w:id="883" w:author="Stephen Reynolds, Jr." w:date="2013-02-07T14:37:00Z">
          <w:pPr/>
        </w:pPrChange>
      </w:pPr>
      <w:r w:rsidRPr="00A554D6">
        <w:rPr>
          <w:rPrChange w:id="884" w:author="Stephen Reynolds, Jr." w:date="2013-02-07T14:36:00Z">
            <w:rPr/>
          </w:rPrChange>
        </w:rPr>
        <w:t xml:space="preserve">Lord of glory (1 </w:t>
      </w:r>
      <w:del w:id="885" w:author="Stephen Reynolds, Jr." w:date="2013-02-07T14:40:00Z">
        <w:r w:rsidRPr="00A554D6" w:rsidDel="00916314">
          <w:rPr>
            <w:rPrChange w:id="886" w:author="Stephen Reynolds, Jr." w:date="2013-02-07T14:36:00Z">
              <w:rPr/>
            </w:rPrChange>
          </w:rPr>
          <w:delText>Corinthians</w:delText>
        </w:r>
      </w:del>
      <w:ins w:id="887" w:author="Stephen Reynolds, Jr." w:date="2013-02-07T14:40:00Z">
        <w:r w:rsidR="00916314">
          <w:t>Cor.</w:t>
        </w:r>
      </w:ins>
      <w:r w:rsidRPr="00A554D6">
        <w:rPr>
          <w:rPrChange w:id="888" w:author="Stephen Reynolds, Jr." w:date="2013-02-07T14:36:00Z">
            <w:rPr/>
          </w:rPrChange>
        </w:rPr>
        <w:t xml:space="preserve"> 2:8; James 2:1).</w:t>
      </w:r>
    </w:p>
    <w:p w:rsidR="00444090" w:rsidRPr="00A554D6" w:rsidRDefault="00444090" w:rsidP="00A554D6">
      <w:pPr>
        <w:pStyle w:val="ListParagraph"/>
        <w:numPr>
          <w:ilvl w:val="0"/>
          <w:numId w:val="51"/>
        </w:numPr>
        <w:rPr>
          <w:rPrChange w:id="889" w:author="Stephen Reynolds, Jr." w:date="2013-02-07T14:36:00Z">
            <w:rPr/>
          </w:rPrChange>
        </w:rPr>
        <w:pPrChange w:id="890" w:author="Stephen Reynolds, Jr." w:date="2013-02-07T14:37:00Z">
          <w:pPr/>
        </w:pPrChange>
      </w:pPr>
      <w:r w:rsidRPr="00A554D6">
        <w:rPr>
          <w:rPrChange w:id="891" w:author="Stephen Reynolds, Jr." w:date="2013-02-07T14:36:00Z">
            <w:rPr/>
          </w:rPrChange>
        </w:rPr>
        <w:t>Lord of Hosts (</w:t>
      </w:r>
      <w:del w:id="892" w:author="Stephen Reynolds, Jr." w:date="2013-02-07T14:39:00Z">
        <w:r w:rsidRPr="00A554D6" w:rsidDel="00916314">
          <w:rPr>
            <w:rPrChange w:id="893" w:author="Stephen Reynolds, Jr." w:date="2013-02-07T14:36:00Z">
              <w:rPr/>
            </w:rPrChange>
          </w:rPr>
          <w:delText>Isaiah</w:delText>
        </w:r>
      </w:del>
      <w:ins w:id="894" w:author="Stephen Reynolds, Jr." w:date="2013-02-07T14:39:00Z">
        <w:r w:rsidR="00916314">
          <w:t>Isa.</w:t>
        </w:r>
      </w:ins>
      <w:r w:rsidRPr="00A554D6">
        <w:rPr>
          <w:rPrChange w:id="895" w:author="Stephen Reynolds, Jr." w:date="2013-02-07T14:36:00Z">
            <w:rPr/>
          </w:rPrChange>
        </w:rPr>
        <w:t xml:space="preserve"> 44:6).</w:t>
      </w:r>
    </w:p>
    <w:p w:rsidR="00444090" w:rsidRPr="00A554D6" w:rsidRDefault="00444090" w:rsidP="00A554D6">
      <w:pPr>
        <w:pStyle w:val="ListParagraph"/>
        <w:numPr>
          <w:ilvl w:val="0"/>
          <w:numId w:val="51"/>
        </w:numPr>
        <w:rPr>
          <w:rPrChange w:id="896" w:author="Stephen Reynolds, Jr." w:date="2013-02-07T14:36:00Z">
            <w:rPr/>
          </w:rPrChange>
        </w:rPr>
        <w:pPrChange w:id="897" w:author="Stephen Reynolds, Jr." w:date="2013-02-07T14:37:00Z">
          <w:pPr/>
        </w:pPrChange>
      </w:pPr>
      <w:r w:rsidRPr="00A554D6">
        <w:rPr>
          <w:rPrChange w:id="898" w:author="Stephen Reynolds, Jr." w:date="2013-02-07T14:36:00Z">
            <w:rPr/>
          </w:rPrChange>
        </w:rPr>
        <w:t xml:space="preserve">Lord of Lords (1 </w:t>
      </w:r>
      <w:del w:id="899" w:author="Stephen Reynolds, Jr." w:date="2013-02-07T14:41:00Z">
        <w:r w:rsidRPr="00A554D6" w:rsidDel="00916314">
          <w:rPr>
            <w:rPrChange w:id="900" w:author="Stephen Reynolds, Jr." w:date="2013-02-07T14:36:00Z">
              <w:rPr/>
            </w:rPrChange>
          </w:rPr>
          <w:delText>Timothy</w:delText>
        </w:r>
      </w:del>
      <w:ins w:id="901" w:author="Stephen Reynolds, Jr." w:date="2013-02-07T14:41:00Z">
        <w:r w:rsidR="00916314">
          <w:t>Tim.</w:t>
        </w:r>
      </w:ins>
      <w:r w:rsidRPr="00A554D6">
        <w:rPr>
          <w:rPrChange w:id="902" w:author="Stephen Reynolds, Jr." w:date="2013-02-07T14:36:00Z">
            <w:rPr/>
          </w:rPrChange>
        </w:rPr>
        <w:t xml:space="preserve"> 6:15; </w:t>
      </w:r>
      <w:del w:id="903" w:author="Stephen Reynolds, Jr." w:date="2013-02-07T14:46:00Z">
        <w:r w:rsidRPr="00A554D6" w:rsidDel="00916314">
          <w:rPr>
            <w:rPrChange w:id="904" w:author="Stephen Reynolds, Jr." w:date="2013-02-07T14:36:00Z">
              <w:rPr/>
            </w:rPrChange>
          </w:rPr>
          <w:delText>Revelation</w:delText>
        </w:r>
      </w:del>
      <w:ins w:id="905" w:author="Stephen Reynolds, Jr." w:date="2013-02-07T14:46:00Z">
        <w:r w:rsidR="00916314">
          <w:t>Rev.</w:t>
        </w:r>
      </w:ins>
      <w:r w:rsidRPr="00A554D6">
        <w:rPr>
          <w:rPrChange w:id="906" w:author="Stephen Reynolds, Jr." w:date="2013-02-07T14:36:00Z">
            <w:rPr/>
          </w:rPrChange>
        </w:rPr>
        <w:t xml:space="preserve"> 17:14; 19:16).</w:t>
      </w:r>
    </w:p>
    <w:p w:rsidR="00444090" w:rsidRPr="00A554D6" w:rsidRDefault="00444090" w:rsidP="00A554D6">
      <w:pPr>
        <w:pStyle w:val="ListParagraph"/>
        <w:numPr>
          <w:ilvl w:val="0"/>
          <w:numId w:val="51"/>
        </w:numPr>
        <w:rPr>
          <w:rPrChange w:id="907" w:author="Stephen Reynolds, Jr." w:date="2013-02-07T14:36:00Z">
            <w:rPr/>
          </w:rPrChange>
        </w:rPr>
        <w:pPrChange w:id="908" w:author="Stephen Reynolds, Jr." w:date="2013-02-07T14:37:00Z">
          <w:pPr/>
        </w:pPrChange>
      </w:pPr>
      <w:r w:rsidRPr="00A554D6">
        <w:rPr>
          <w:rPrChange w:id="909" w:author="Stephen Reynolds, Jr." w:date="2013-02-07T14:36:00Z">
            <w:rPr/>
          </w:rPrChange>
        </w:rPr>
        <w:t>Lord our righteousness (</w:t>
      </w:r>
      <w:del w:id="910" w:author="Stephen Reynolds, Jr." w:date="2013-02-07T14:41:00Z">
        <w:r w:rsidRPr="00A554D6" w:rsidDel="00916314">
          <w:rPr>
            <w:rPrChange w:id="911" w:author="Stephen Reynolds, Jr." w:date="2013-02-07T14:36:00Z">
              <w:rPr/>
            </w:rPrChange>
          </w:rPr>
          <w:delText>Jeremiah</w:delText>
        </w:r>
      </w:del>
      <w:ins w:id="912" w:author="Stephen Reynolds, Jr." w:date="2013-02-07T14:41:00Z">
        <w:r w:rsidR="00916314">
          <w:t>Jer.</w:t>
        </w:r>
      </w:ins>
      <w:r w:rsidRPr="00A554D6">
        <w:rPr>
          <w:rPrChange w:id="913" w:author="Stephen Reynolds, Jr." w:date="2013-02-07T14:36:00Z">
            <w:rPr/>
          </w:rPrChange>
        </w:rPr>
        <w:t xml:space="preserve"> 23:6; 33:16).</w:t>
      </w:r>
    </w:p>
    <w:p w:rsidR="00444090" w:rsidRPr="00A554D6" w:rsidRDefault="00444090" w:rsidP="00A554D6">
      <w:pPr>
        <w:pStyle w:val="ListParagraph"/>
        <w:numPr>
          <w:ilvl w:val="0"/>
          <w:numId w:val="51"/>
        </w:numPr>
        <w:rPr>
          <w:rPrChange w:id="914" w:author="Stephen Reynolds, Jr." w:date="2013-02-07T14:36:00Z">
            <w:rPr/>
          </w:rPrChange>
        </w:rPr>
        <w:pPrChange w:id="915" w:author="Stephen Reynolds, Jr." w:date="2013-02-07T14:37:00Z">
          <w:pPr/>
        </w:pPrChange>
      </w:pPr>
      <w:r w:rsidRPr="00A554D6">
        <w:rPr>
          <w:rPrChange w:id="916" w:author="Stephen Reynolds, Jr." w:date="2013-02-07T14:36:00Z">
            <w:rPr/>
          </w:rPrChange>
        </w:rPr>
        <w:t>Man of Sorrows (</w:t>
      </w:r>
      <w:del w:id="917" w:author="Stephen Reynolds, Jr." w:date="2013-02-07T14:39:00Z">
        <w:r w:rsidRPr="00A554D6" w:rsidDel="00916314">
          <w:rPr>
            <w:rPrChange w:id="918" w:author="Stephen Reynolds, Jr." w:date="2013-02-07T14:36:00Z">
              <w:rPr/>
            </w:rPrChange>
          </w:rPr>
          <w:delText>Isaiah</w:delText>
        </w:r>
      </w:del>
      <w:ins w:id="919" w:author="Stephen Reynolds, Jr." w:date="2013-02-07T14:39:00Z">
        <w:r w:rsidR="00916314">
          <w:t>Isa.</w:t>
        </w:r>
      </w:ins>
      <w:r w:rsidRPr="00A554D6">
        <w:rPr>
          <w:rPrChange w:id="920" w:author="Stephen Reynolds, Jr." w:date="2013-02-07T14:36:00Z">
            <w:rPr/>
          </w:rPrChange>
        </w:rPr>
        <w:t xml:space="preserve"> 53:3).</w:t>
      </w:r>
    </w:p>
    <w:p w:rsidR="00444090" w:rsidRPr="00A554D6" w:rsidRDefault="00444090" w:rsidP="00A554D6">
      <w:pPr>
        <w:pStyle w:val="ListParagraph"/>
        <w:numPr>
          <w:ilvl w:val="0"/>
          <w:numId w:val="51"/>
        </w:numPr>
        <w:rPr>
          <w:rPrChange w:id="921" w:author="Stephen Reynolds, Jr." w:date="2013-02-07T14:36:00Z">
            <w:rPr/>
          </w:rPrChange>
        </w:rPr>
        <w:pPrChange w:id="922" w:author="Stephen Reynolds, Jr." w:date="2013-02-07T14:37:00Z">
          <w:pPr/>
        </w:pPrChange>
      </w:pPr>
      <w:r w:rsidRPr="00A554D6">
        <w:rPr>
          <w:rPrChange w:id="923" w:author="Stephen Reynolds, Jr." w:date="2013-02-07T14:36:00Z">
            <w:rPr/>
          </w:rPrChange>
        </w:rPr>
        <w:t xml:space="preserve">Mediator (1 </w:t>
      </w:r>
      <w:del w:id="924" w:author="Stephen Reynolds, Jr." w:date="2013-02-07T14:41:00Z">
        <w:r w:rsidRPr="00A554D6" w:rsidDel="00916314">
          <w:rPr>
            <w:rPrChange w:id="925" w:author="Stephen Reynolds, Jr." w:date="2013-02-07T14:36:00Z">
              <w:rPr/>
            </w:rPrChange>
          </w:rPr>
          <w:delText>Timothy</w:delText>
        </w:r>
      </w:del>
      <w:ins w:id="926" w:author="Stephen Reynolds, Jr." w:date="2013-02-07T14:41:00Z">
        <w:r w:rsidR="00916314">
          <w:t>Tim.</w:t>
        </w:r>
      </w:ins>
      <w:r w:rsidRPr="00A554D6">
        <w:rPr>
          <w:rPrChange w:id="927" w:author="Stephen Reynolds, Jr." w:date="2013-02-07T14:36:00Z">
            <w:rPr/>
          </w:rPrChange>
        </w:rPr>
        <w:t xml:space="preserve"> 2:5).</w:t>
      </w:r>
    </w:p>
    <w:p w:rsidR="00444090" w:rsidRPr="00A554D6" w:rsidRDefault="00444090" w:rsidP="00A554D6">
      <w:pPr>
        <w:pStyle w:val="ListParagraph"/>
        <w:numPr>
          <w:ilvl w:val="0"/>
          <w:numId w:val="51"/>
        </w:numPr>
        <w:rPr>
          <w:rPrChange w:id="928" w:author="Stephen Reynolds, Jr." w:date="2013-02-07T14:36:00Z">
            <w:rPr/>
          </w:rPrChange>
        </w:rPr>
        <w:pPrChange w:id="929" w:author="Stephen Reynolds, Jr." w:date="2013-02-07T14:37:00Z">
          <w:pPr/>
        </w:pPrChange>
      </w:pPr>
      <w:r w:rsidRPr="00A554D6">
        <w:rPr>
          <w:rPrChange w:id="930" w:author="Stephen Reynolds, Jr." w:date="2013-02-07T14:36:00Z">
            <w:rPr/>
          </w:rPrChange>
        </w:rPr>
        <w:t>Messenger of the covenant (Malachi 3:1).</w:t>
      </w:r>
    </w:p>
    <w:p w:rsidR="00444090" w:rsidRPr="00A554D6" w:rsidRDefault="00444090" w:rsidP="00A554D6">
      <w:pPr>
        <w:pStyle w:val="ListParagraph"/>
        <w:numPr>
          <w:ilvl w:val="0"/>
          <w:numId w:val="51"/>
        </w:numPr>
        <w:rPr>
          <w:rPrChange w:id="931" w:author="Stephen Reynolds, Jr." w:date="2013-02-07T14:36:00Z">
            <w:rPr/>
          </w:rPrChange>
        </w:rPr>
        <w:pPrChange w:id="932" w:author="Stephen Reynolds, Jr." w:date="2013-02-07T14:37:00Z">
          <w:pPr/>
        </w:pPrChange>
      </w:pPr>
      <w:r w:rsidRPr="00A554D6">
        <w:rPr>
          <w:rPrChange w:id="933" w:author="Stephen Reynolds, Jr." w:date="2013-02-07T14:36:00Z">
            <w:rPr/>
          </w:rPrChange>
        </w:rPr>
        <w:t>Messiah (Daniel 9:25; John 1:41).</w:t>
      </w:r>
    </w:p>
    <w:p w:rsidR="00444090" w:rsidRPr="00A554D6" w:rsidRDefault="00444090" w:rsidP="00A554D6">
      <w:pPr>
        <w:pStyle w:val="ListParagraph"/>
        <w:numPr>
          <w:ilvl w:val="0"/>
          <w:numId w:val="51"/>
        </w:numPr>
        <w:rPr>
          <w:rPrChange w:id="934" w:author="Stephen Reynolds, Jr." w:date="2013-02-07T14:36:00Z">
            <w:rPr/>
          </w:rPrChange>
        </w:rPr>
        <w:pPrChange w:id="935" w:author="Stephen Reynolds, Jr." w:date="2013-02-07T14:37:00Z">
          <w:pPr/>
        </w:pPrChange>
      </w:pPr>
      <w:r w:rsidRPr="00A554D6">
        <w:rPr>
          <w:rPrChange w:id="936" w:author="Stephen Reynolds, Jr." w:date="2013-02-07T14:36:00Z">
            <w:rPr/>
          </w:rPrChange>
        </w:rPr>
        <w:t>Mighty God (</w:t>
      </w:r>
      <w:del w:id="937" w:author="Stephen Reynolds, Jr." w:date="2013-02-07T14:39:00Z">
        <w:r w:rsidRPr="00A554D6" w:rsidDel="00916314">
          <w:rPr>
            <w:rPrChange w:id="938" w:author="Stephen Reynolds, Jr." w:date="2013-02-07T14:36:00Z">
              <w:rPr/>
            </w:rPrChange>
          </w:rPr>
          <w:delText>Isaiah</w:delText>
        </w:r>
      </w:del>
      <w:ins w:id="939" w:author="Stephen Reynolds, Jr." w:date="2013-02-07T14:39:00Z">
        <w:r w:rsidR="00916314">
          <w:t>Isa.</w:t>
        </w:r>
      </w:ins>
      <w:r w:rsidRPr="00A554D6">
        <w:rPr>
          <w:rPrChange w:id="940" w:author="Stephen Reynolds, Jr." w:date="2013-02-07T14:36:00Z">
            <w:rPr/>
          </w:rPrChange>
        </w:rPr>
        <w:t xml:space="preserve"> 9:6).</w:t>
      </w:r>
    </w:p>
    <w:p w:rsidR="00444090" w:rsidRPr="00A554D6" w:rsidDel="00244E87" w:rsidRDefault="00444090" w:rsidP="00A554D6">
      <w:pPr>
        <w:pStyle w:val="ListParagraph"/>
        <w:numPr>
          <w:ilvl w:val="0"/>
          <w:numId w:val="51"/>
        </w:numPr>
        <w:rPr>
          <w:del w:id="941" w:author="Stephen Reynolds, Jr." w:date="2013-02-07T14:59:00Z"/>
          <w:rPrChange w:id="942" w:author="Stephen Reynolds, Jr." w:date="2013-02-07T14:36:00Z">
            <w:rPr>
              <w:del w:id="943" w:author="Stephen Reynolds, Jr." w:date="2013-02-07T14:59:00Z"/>
            </w:rPr>
          </w:rPrChange>
        </w:rPr>
        <w:pPrChange w:id="944" w:author="Stephen Reynolds, Jr." w:date="2013-02-07T14:37:00Z">
          <w:pPr/>
        </w:pPrChange>
      </w:pPr>
      <w:r w:rsidRPr="00A554D6">
        <w:rPr>
          <w:rPrChange w:id="945" w:author="Stephen Reynolds, Jr." w:date="2013-02-07T14:36:00Z">
            <w:rPr/>
          </w:rPrChange>
        </w:rPr>
        <w:t>Mighty One</w:t>
      </w:r>
      <w:ins w:id="946" w:author="Stephen Reynolds, Jr." w:date="2013-02-07T15:00:00Z">
        <w:r w:rsidR="00244E87">
          <w:t xml:space="preserve"> </w:t>
        </w:r>
      </w:ins>
      <w:del w:id="947" w:author="Stephen Reynolds, Jr." w:date="2013-02-07T15:00:00Z">
        <w:r w:rsidRPr="00A554D6" w:rsidDel="00244E87">
          <w:rPr>
            <w:rPrChange w:id="948" w:author="Stephen Reynolds, Jr." w:date="2013-02-07T14:36:00Z">
              <w:rPr/>
            </w:rPrChange>
          </w:rPr>
          <w:delText xml:space="preserve"> of Israel </w:delText>
        </w:r>
      </w:del>
      <w:r w:rsidRPr="00A554D6">
        <w:rPr>
          <w:rPrChange w:id="949" w:author="Stephen Reynolds, Jr." w:date="2013-02-07T14:36:00Z">
            <w:rPr/>
          </w:rPrChange>
        </w:rPr>
        <w:t>(</w:t>
      </w:r>
      <w:del w:id="950" w:author="Stephen Reynolds, Jr." w:date="2013-02-07T14:39:00Z">
        <w:r w:rsidRPr="00A554D6" w:rsidDel="00916314">
          <w:rPr>
            <w:rPrChange w:id="951" w:author="Stephen Reynolds, Jr." w:date="2013-02-07T14:36:00Z">
              <w:rPr/>
            </w:rPrChange>
          </w:rPr>
          <w:delText>Isaiah</w:delText>
        </w:r>
      </w:del>
      <w:ins w:id="952" w:author="Stephen Reynolds, Jr." w:date="2013-02-07T14:39:00Z">
        <w:r w:rsidR="00916314">
          <w:t>Isa.</w:t>
        </w:r>
      </w:ins>
      <w:r w:rsidRPr="00A554D6">
        <w:rPr>
          <w:rPrChange w:id="953" w:author="Stephen Reynolds, Jr." w:date="2013-02-07T14:36:00Z">
            <w:rPr/>
          </w:rPrChange>
        </w:rPr>
        <w:t xml:space="preserve"> 30:29</w:t>
      </w:r>
      <w:del w:id="954" w:author="Stephen Reynolds, Jr." w:date="2013-02-07T14:59:00Z">
        <w:r w:rsidRPr="00A554D6" w:rsidDel="00244E87">
          <w:rPr>
            <w:rPrChange w:id="955" w:author="Stephen Reynolds, Jr." w:date="2013-02-07T14:36:00Z">
              <w:rPr/>
            </w:rPrChange>
          </w:rPr>
          <w:delText>).</w:delText>
        </w:r>
      </w:del>
    </w:p>
    <w:p w:rsidR="00444090" w:rsidRPr="00A554D6" w:rsidRDefault="00444090" w:rsidP="00244E87">
      <w:pPr>
        <w:pStyle w:val="ListParagraph"/>
        <w:numPr>
          <w:ilvl w:val="0"/>
          <w:numId w:val="51"/>
        </w:numPr>
        <w:rPr>
          <w:rPrChange w:id="956" w:author="Stephen Reynolds, Jr." w:date="2013-02-07T14:36:00Z">
            <w:rPr/>
          </w:rPrChange>
        </w:rPr>
        <w:pPrChange w:id="957" w:author="Stephen Reynolds, Jr." w:date="2013-02-07T14:59:00Z">
          <w:pPr/>
        </w:pPrChange>
      </w:pPr>
      <w:del w:id="958" w:author="Stephen Reynolds, Jr." w:date="2013-02-07T14:59:00Z">
        <w:r w:rsidRPr="00A554D6" w:rsidDel="00244E87">
          <w:rPr>
            <w:rPrChange w:id="959" w:author="Stephen Reynolds, Jr." w:date="2013-02-07T14:36:00Z">
              <w:rPr/>
            </w:rPrChange>
          </w:rPr>
          <w:delText>Mighty One of Jacob (</w:delText>
        </w:r>
      </w:del>
      <w:del w:id="960" w:author="Stephen Reynolds, Jr." w:date="2013-02-07T14:39:00Z">
        <w:r w:rsidRPr="00A554D6" w:rsidDel="00916314">
          <w:rPr>
            <w:rPrChange w:id="961" w:author="Stephen Reynolds, Jr." w:date="2013-02-07T14:36:00Z">
              <w:rPr/>
            </w:rPrChange>
          </w:rPr>
          <w:delText>Isaiah</w:delText>
        </w:r>
      </w:del>
      <w:del w:id="962" w:author="Stephen Reynolds, Jr." w:date="2013-02-07T14:59:00Z">
        <w:r w:rsidRPr="00A554D6" w:rsidDel="00244E87">
          <w:rPr>
            <w:rPrChange w:id="963" w:author="Stephen Reynolds, Jr." w:date="2013-02-07T14:36:00Z">
              <w:rPr/>
            </w:rPrChange>
          </w:rPr>
          <w:delText xml:space="preserve"> </w:delText>
        </w:r>
      </w:del>
      <w:ins w:id="964" w:author="Stephen Reynolds, Jr." w:date="2013-02-07T14:59:00Z">
        <w:r w:rsidR="00244E87">
          <w:t xml:space="preserve">; </w:t>
        </w:r>
      </w:ins>
      <w:r w:rsidRPr="00A554D6">
        <w:rPr>
          <w:rPrChange w:id="965" w:author="Stephen Reynolds, Jr." w:date="2013-02-07T14:36:00Z">
            <w:rPr/>
          </w:rPrChange>
        </w:rPr>
        <w:t>49:26; 60:16).</w:t>
      </w:r>
    </w:p>
    <w:p w:rsidR="00444090" w:rsidRPr="00A554D6" w:rsidRDefault="00444090" w:rsidP="00A554D6">
      <w:pPr>
        <w:pStyle w:val="ListParagraph"/>
        <w:numPr>
          <w:ilvl w:val="0"/>
          <w:numId w:val="51"/>
        </w:numPr>
        <w:rPr>
          <w:rPrChange w:id="966" w:author="Stephen Reynolds, Jr." w:date="2013-02-07T14:36:00Z">
            <w:rPr/>
          </w:rPrChange>
        </w:rPr>
        <w:pPrChange w:id="967" w:author="Stephen Reynolds, Jr." w:date="2013-02-07T14:37:00Z">
          <w:pPr/>
        </w:pPrChange>
      </w:pPr>
      <w:r w:rsidRPr="00A554D6">
        <w:rPr>
          <w:rPrChange w:id="968" w:author="Stephen Reynolds, Jr." w:date="2013-02-07T14:36:00Z">
            <w:rPr/>
          </w:rPrChange>
        </w:rPr>
        <w:t>Morningstar (</w:t>
      </w:r>
      <w:del w:id="969" w:author="Stephen Reynolds, Jr." w:date="2013-02-07T14:46:00Z">
        <w:r w:rsidRPr="00A554D6" w:rsidDel="00916314">
          <w:rPr>
            <w:rPrChange w:id="970" w:author="Stephen Reynolds, Jr." w:date="2013-02-07T14:36:00Z">
              <w:rPr/>
            </w:rPrChange>
          </w:rPr>
          <w:delText>Revelation</w:delText>
        </w:r>
      </w:del>
      <w:ins w:id="971" w:author="Stephen Reynolds, Jr." w:date="2013-02-07T14:46:00Z">
        <w:r w:rsidR="00916314">
          <w:t>Rev.</w:t>
        </w:r>
      </w:ins>
      <w:r w:rsidRPr="00A554D6">
        <w:rPr>
          <w:rPrChange w:id="972" w:author="Stephen Reynolds, Jr." w:date="2013-02-07T14:36:00Z">
            <w:rPr/>
          </w:rPrChange>
        </w:rPr>
        <w:t xml:space="preserve"> 22:16; 2 </w:t>
      </w:r>
      <w:del w:id="973" w:author="Stephen Reynolds, Jr." w:date="2013-02-07T14:40:00Z">
        <w:r w:rsidRPr="00A554D6" w:rsidDel="00916314">
          <w:rPr>
            <w:rPrChange w:id="974" w:author="Stephen Reynolds, Jr." w:date="2013-02-07T14:36:00Z">
              <w:rPr/>
            </w:rPrChange>
          </w:rPr>
          <w:delText>Peter</w:delText>
        </w:r>
      </w:del>
      <w:ins w:id="975" w:author="Stephen Reynolds, Jr." w:date="2013-02-07T14:40:00Z">
        <w:r w:rsidR="00916314">
          <w:t>Pt.</w:t>
        </w:r>
      </w:ins>
      <w:r w:rsidRPr="00A554D6">
        <w:rPr>
          <w:rPrChange w:id="976" w:author="Stephen Reynolds, Jr." w:date="2013-02-07T14:36:00Z">
            <w:rPr/>
          </w:rPrChange>
        </w:rPr>
        <w:t xml:space="preserve"> 1:19).</w:t>
      </w:r>
    </w:p>
    <w:p w:rsidR="00444090" w:rsidRPr="00A554D6" w:rsidRDefault="00444090" w:rsidP="00A554D6">
      <w:pPr>
        <w:pStyle w:val="ListParagraph"/>
        <w:numPr>
          <w:ilvl w:val="0"/>
          <w:numId w:val="51"/>
        </w:numPr>
        <w:rPr>
          <w:rPrChange w:id="977" w:author="Stephen Reynolds, Jr." w:date="2013-02-07T14:36:00Z">
            <w:rPr/>
          </w:rPrChange>
        </w:rPr>
        <w:pPrChange w:id="978" w:author="Stephen Reynolds, Jr." w:date="2013-02-07T14:37:00Z">
          <w:pPr/>
        </w:pPrChange>
      </w:pPr>
      <w:r w:rsidRPr="00A554D6">
        <w:rPr>
          <w:rPrChange w:id="979" w:author="Stephen Reynolds, Jr." w:date="2013-02-07T14:36:00Z">
            <w:rPr/>
          </w:rPrChange>
        </w:rPr>
        <w:t>Most Holy (Daniel 9:24).</w:t>
      </w:r>
    </w:p>
    <w:p w:rsidR="00444090" w:rsidRPr="00A554D6" w:rsidRDefault="00444090" w:rsidP="00A554D6">
      <w:pPr>
        <w:pStyle w:val="ListParagraph"/>
        <w:numPr>
          <w:ilvl w:val="0"/>
          <w:numId w:val="51"/>
        </w:numPr>
        <w:rPr>
          <w:rPrChange w:id="980" w:author="Stephen Reynolds, Jr." w:date="2013-02-07T14:36:00Z">
            <w:rPr/>
          </w:rPrChange>
        </w:rPr>
        <w:pPrChange w:id="981" w:author="Stephen Reynolds, Jr." w:date="2013-02-07T14:37:00Z">
          <w:pPr/>
        </w:pPrChange>
      </w:pPr>
      <w:r w:rsidRPr="00A554D6">
        <w:rPr>
          <w:rPrChange w:id="982" w:author="Stephen Reynolds, Jr." w:date="2013-02-07T14:36:00Z">
            <w:rPr/>
          </w:rPrChange>
        </w:rPr>
        <w:t>Nazarene (</w:t>
      </w:r>
      <w:del w:id="983" w:author="Stephen Reynolds, Jr." w:date="2013-02-07T14:40:00Z">
        <w:r w:rsidRPr="00A554D6" w:rsidDel="00916314">
          <w:rPr>
            <w:rPrChange w:id="984" w:author="Stephen Reynolds, Jr." w:date="2013-02-07T14:36:00Z">
              <w:rPr/>
            </w:rPrChange>
          </w:rPr>
          <w:delText>Matthew</w:delText>
        </w:r>
      </w:del>
      <w:ins w:id="985" w:author="Stephen Reynolds, Jr." w:date="2013-02-07T14:40:00Z">
        <w:r w:rsidR="00916314">
          <w:t>Matt.</w:t>
        </w:r>
      </w:ins>
      <w:r w:rsidRPr="00A554D6">
        <w:rPr>
          <w:rPrChange w:id="986" w:author="Stephen Reynolds, Jr." w:date="2013-02-07T14:36:00Z">
            <w:rPr/>
          </w:rPrChange>
        </w:rPr>
        <w:t xml:space="preserve"> 2:23).</w:t>
      </w:r>
    </w:p>
    <w:p w:rsidR="00444090" w:rsidRPr="00A554D6" w:rsidRDefault="00444090" w:rsidP="00A554D6">
      <w:pPr>
        <w:pStyle w:val="ListParagraph"/>
        <w:numPr>
          <w:ilvl w:val="0"/>
          <w:numId w:val="51"/>
        </w:numPr>
        <w:rPr>
          <w:rPrChange w:id="987" w:author="Stephen Reynolds, Jr." w:date="2013-02-07T14:36:00Z">
            <w:rPr/>
          </w:rPrChange>
        </w:rPr>
        <w:pPrChange w:id="988" w:author="Stephen Reynolds, Jr." w:date="2013-02-07T14:37:00Z">
          <w:pPr/>
        </w:pPrChange>
      </w:pPr>
      <w:r w:rsidRPr="00A554D6">
        <w:rPr>
          <w:rPrChange w:id="989" w:author="Stephen Reynolds, Jr." w:date="2013-02-07T14:36:00Z">
            <w:rPr/>
          </w:rPrChange>
        </w:rPr>
        <w:t>Offspring of David (</w:t>
      </w:r>
      <w:del w:id="990" w:author="Stephen Reynolds, Jr." w:date="2013-02-07T14:46:00Z">
        <w:r w:rsidRPr="00A554D6" w:rsidDel="00916314">
          <w:rPr>
            <w:rPrChange w:id="991" w:author="Stephen Reynolds, Jr." w:date="2013-02-07T14:36:00Z">
              <w:rPr/>
            </w:rPrChange>
          </w:rPr>
          <w:delText>Revelation</w:delText>
        </w:r>
      </w:del>
      <w:ins w:id="992" w:author="Stephen Reynolds, Jr." w:date="2013-02-07T14:46:00Z">
        <w:r w:rsidR="00916314">
          <w:t>Rev.</w:t>
        </w:r>
      </w:ins>
      <w:r w:rsidRPr="00A554D6">
        <w:rPr>
          <w:rPrChange w:id="993" w:author="Stephen Reynolds, Jr." w:date="2013-02-07T14:36:00Z">
            <w:rPr/>
          </w:rPrChange>
        </w:rPr>
        <w:t xml:space="preserve"> 22:16).</w:t>
      </w:r>
    </w:p>
    <w:p w:rsidR="00444090" w:rsidRPr="00A554D6" w:rsidDel="00244E87" w:rsidRDefault="00444090" w:rsidP="00A554D6">
      <w:pPr>
        <w:pStyle w:val="ListParagraph"/>
        <w:numPr>
          <w:ilvl w:val="0"/>
          <w:numId w:val="51"/>
        </w:numPr>
        <w:rPr>
          <w:del w:id="994" w:author="Stephen Reynolds, Jr." w:date="2013-02-07T15:00:00Z"/>
          <w:rPrChange w:id="995" w:author="Stephen Reynolds, Jr." w:date="2013-02-07T14:36:00Z">
            <w:rPr>
              <w:del w:id="996" w:author="Stephen Reynolds, Jr." w:date="2013-02-07T15:00:00Z"/>
            </w:rPr>
          </w:rPrChange>
        </w:rPr>
        <w:pPrChange w:id="997" w:author="Stephen Reynolds, Jr." w:date="2013-02-07T14:37:00Z">
          <w:pPr/>
        </w:pPrChange>
      </w:pPr>
      <w:r w:rsidRPr="00A554D6">
        <w:rPr>
          <w:rPrChange w:id="998" w:author="Stephen Reynolds, Jr." w:date="2013-02-07T14:36:00Z">
            <w:rPr/>
          </w:rPrChange>
        </w:rPr>
        <w:t xml:space="preserve">Only Begotten </w:t>
      </w:r>
      <w:del w:id="999" w:author="Stephen Reynolds, Jr." w:date="2013-02-07T15:00:00Z">
        <w:r w:rsidRPr="00A554D6" w:rsidDel="00244E87">
          <w:rPr>
            <w:rPrChange w:id="1000" w:author="Stephen Reynolds, Jr." w:date="2013-02-07T14:36:00Z">
              <w:rPr/>
            </w:rPrChange>
          </w:rPr>
          <w:delText xml:space="preserve">Son </w:delText>
        </w:r>
      </w:del>
      <w:r w:rsidRPr="00A554D6">
        <w:rPr>
          <w:rPrChange w:id="1001" w:author="Stephen Reynolds, Jr." w:date="2013-02-07T14:36:00Z">
            <w:rPr/>
          </w:rPrChange>
        </w:rPr>
        <w:t>(John 1:18</w:t>
      </w:r>
      <w:del w:id="1002" w:author="Stephen Reynolds, Jr." w:date="2013-02-07T15:00:00Z">
        <w:r w:rsidRPr="00A554D6" w:rsidDel="00244E87">
          <w:rPr>
            <w:rPrChange w:id="1003" w:author="Stephen Reynolds, Jr." w:date="2013-02-07T14:36:00Z">
              <w:rPr/>
            </w:rPrChange>
          </w:rPr>
          <w:delText>).</w:delText>
        </w:r>
      </w:del>
    </w:p>
    <w:p w:rsidR="00444090" w:rsidRPr="00A554D6" w:rsidRDefault="00444090" w:rsidP="00244E87">
      <w:pPr>
        <w:pStyle w:val="ListParagraph"/>
        <w:numPr>
          <w:ilvl w:val="0"/>
          <w:numId w:val="51"/>
        </w:numPr>
        <w:rPr>
          <w:rPrChange w:id="1004" w:author="Stephen Reynolds, Jr." w:date="2013-02-07T14:36:00Z">
            <w:rPr/>
          </w:rPrChange>
        </w:rPr>
        <w:pPrChange w:id="1005" w:author="Stephen Reynolds, Jr." w:date="2013-02-07T15:00:00Z">
          <w:pPr/>
        </w:pPrChange>
      </w:pPr>
      <w:del w:id="1006" w:author="Stephen Reynolds, Jr." w:date="2013-02-07T15:00:00Z">
        <w:r w:rsidRPr="00A554D6" w:rsidDel="00244E87">
          <w:rPr>
            <w:rPrChange w:id="1007" w:author="Stephen Reynolds, Jr." w:date="2013-02-07T14:36:00Z">
              <w:rPr/>
            </w:rPrChange>
          </w:rPr>
          <w:delText>Only Begotten (</w:delText>
        </w:r>
      </w:del>
      <w:ins w:id="1008" w:author="Stephen Reynolds, Jr." w:date="2013-02-07T15:00:00Z">
        <w:r w:rsidR="00244E87">
          <w:t>;</w:t>
        </w:r>
      </w:ins>
      <w:del w:id="1009" w:author="Stephen Reynolds, Jr." w:date="2013-02-07T15:00:00Z">
        <w:r w:rsidRPr="00A554D6" w:rsidDel="00244E87">
          <w:rPr>
            <w:rPrChange w:id="1010" w:author="Stephen Reynolds, Jr." w:date="2013-02-07T14:36:00Z">
              <w:rPr/>
            </w:rPrChange>
          </w:rPr>
          <w:delText>John</w:delText>
        </w:r>
      </w:del>
      <w:r w:rsidRPr="00A554D6">
        <w:rPr>
          <w:rPrChange w:id="1011" w:author="Stephen Reynolds, Jr." w:date="2013-02-07T14:36:00Z">
            <w:rPr/>
          </w:rPrChange>
        </w:rPr>
        <w:t xml:space="preserve"> 1:14).</w:t>
      </w:r>
    </w:p>
    <w:p w:rsidR="00444090" w:rsidRPr="00A554D6" w:rsidRDefault="00444090" w:rsidP="00A554D6">
      <w:pPr>
        <w:pStyle w:val="ListParagraph"/>
        <w:numPr>
          <w:ilvl w:val="0"/>
          <w:numId w:val="51"/>
        </w:numPr>
        <w:rPr>
          <w:rPrChange w:id="1012" w:author="Stephen Reynolds, Jr." w:date="2013-02-07T14:36:00Z">
            <w:rPr/>
          </w:rPrChange>
        </w:rPr>
        <w:pPrChange w:id="1013" w:author="Stephen Reynolds, Jr." w:date="2013-02-07T14:37:00Z">
          <w:pPr/>
        </w:pPrChange>
      </w:pPr>
      <w:r w:rsidRPr="00A554D6">
        <w:rPr>
          <w:rPrChange w:id="1014" w:author="Stephen Reynolds, Jr." w:date="2013-02-07T14:36:00Z">
            <w:rPr/>
          </w:rPrChange>
        </w:rPr>
        <w:t xml:space="preserve">Our Passover (1 </w:t>
      </w:r>
      <w:del w:id="1015" w:author="Stephen Reynolds, Jr." w:date="2013-02-07T14:40:00Z">
        <w:r w:rsidRPr="00A554D6" w:rsidDel="00916314">
          <w:rPr>
            <w:rPrChange w:id="1016" w:author="Stephen Reynolds, Jr." w:date="2013-02-07T14:36:00Z">
              <w:rPr/>
            </w:rPrChange>
          </w:rPr>
          <w:delText>Corinthians</w:delText>
        </w:r>
      </w:del>
      <w:ins w:id="1017" w:author="Stephen Reynolds, Jr." w:date="2013-02-07T14:40:00Z">
        <w:r w:rsidR="00916314">
          <w:t>Cor.</w:t>
        </w:r>
      </w:ins>
      <w:r w:rsidRPr="00A554D6">
        <w:rPr>
          <w:rPrChange w:id="1018" w:author="Stephen Reynolds, Jr." w:date="2013-02-07T14:36:00Z">
            <w:rPr/>
          </w:rPrChange>
        </w:rPr>
        <w:t xml:space="preserve"> 5:7).</w:t>
      </w:r>
    </w:p>
    <w:p w:rsidR="00444090" w:rsidRPr="00A554D6" w:rsidRDefault="00444090" w:rsidP="00A554D6">
      <w:pPr>
        <w:pStyle w:val="ListParagraph"/>
        <w:numPr>
          <w:ilvl w:val="0"/>
          <w:numId w:val="51"/>
        </w:numPr>
        <w:rPr>
          <w:rPrChange w:id="1019" w:author="Stephen Reynolds, Jr." w:date="2013-02-07T14:36:00Z">
            <w:rPr/>
          </w:rPrChange>
        </w:rPr>
        <w:pPrChange w:id="1020" w:author="Stephen Reynolds, Jr." w:date="2013-02-07T14:37:00Z">
          <w:pPr/>
        </w:pPrChange>
      </w:pPr>
      <w:r w:rsidRPr="00A554D6">
        <w:rPr>
          <w:rPrChange w:id="1021" w:author="Stephen Reynolds, Jr." w:date="2013-02-07T14:36:00Z">
            <w:rPr/>
          </w:rPrChange>
        </w:rPr>
        <w:t xml:space="preserve">Potentate (1 </w:t>
      </w:r>
      <w:del w:id="1022" w:author="Stephen Reynolds, Jr." w:date="2013-02-07T14:41:00Z">
        <w:r w:rsidRPr="00A554D6" w:rsidDel="00916314">
          <w:rPr>
            <w:rPrChange w:id="1023" w:author="Stephen Reynolds, Jr." w:date="2013-02-07T14:36:00Z">
              <w:rPr/>
            </w:rPrChange>
          </w:rPr>
          <w:delText>Timothy</w:delText>
        </w:r>
      </w:del>
      <w:ins w:id="1024" w:author="Stephen Reynolds, Jr." w:date="2013-02-07T14:41:00Z">
        <w:r w:rsidR="00916314">
          <w:t>Tim.</w:t>
        </w:r>
      </w:ins>
      <w:r w:rsidRPr="00A554D6">
        <w:rPr>
          <w:rPrChange w:id="1025" w:author="Stephen Reynolds, Jr." w:date="2013-02-07T14:36:00Z">
            <w:rPr/>
          </w:rPrChange>
        </w:rPr>
        <w:t xml:space="preserve"> 6:15).</w:t>
      </w:r>
    </w:p>
    <w:p w:rsidR="00444090" w:rsidRPr="00A554D6" w:rsidRDefault="00444090" w:rsidP="00A554D6">
      <w:pPr>
        <w:pStyle w:val="ListParagraph"/>
        <w:numPr>
          <w:ilvl w:val="0"/>
          <w:numId w:val="51"/>
        </w:numPr>
        <w:rPr>
          <w:rPrChange w:id="1026" w:author="Stephen Reynolds, Jr." w:date="2013-02-07T14:36:00Z">
            <w:rPr/>
          </w:rPrChange>
        </w:rPr>
        <w:pPrChange w:id="1027" w:author="Stephen Reynolds, Jr." w:date="2013-02-07T14:37:00Z">
          <w:pPr/>
        </w:pPrChange>
      </w:pPr>
      <w:r w:rsidRPr="00A554D6">
        <w:rPr>
          <w:rPrChange w:id="1028" w:author="Stephen Reynolds, Jr." w:date="2013-02-07T14:36:00Z">
            <w:rPr/>
          </w:rPrChange>
        </w:rPr>
        <w:t xml:space="preserve">Power of God (1 </w:t>
      </w:r>
      <w:del w:id="1029" w:author="Stephen Reynolds, Jr." w:date="2013-02-07T14:40:00Z">
        <w:r w:rsidRPr="00A554D6" w:rsidDel="00916314">
          <w:rPr>
            <w:rPrChange w:id="1030" w:author="Stephen Reynolds, Jr." w:date="2013-02-07T14:36:00Z">
              <w:rPr/>
            </w:rPrChange>
          </w:rPr>
          <w:delText>Corinthians</w:delText>
        </w:r>
      </w:del>
      <w:ins w:id="1031" w:author="Stephen Reynolds, Jr." w:date="2013-02-07T14:40:00Z">
        <w:r w:rsidR="00916314">
          <w:t>Cor.</w:t>
        </w:r>
      </w:ins>
      <w:r w:rsidRPr="00A554D6">
        <w:rPr>
          <w:rPrChange w:id="1032" w:author="Stephen Reynolds, Jr." w:date="2013-02-07T14:36:00Z">
            <w:rPr/>
          </w:rPrChange>
        </w:rPr>
        <w:t xml:space="preserve"> 1:24).</w:t>
      </w:r>
    </w:p>
    <w:p w:rsidR="00444090" w:rsidRPr="00A554D6" w:rsidRDefault="00444090" w:rsidP="00A554D6">
      <w:pPr>
        <w:pStyle w:val="ListParagraph"/>
        <w:numPr>
          <w:ilvl w:val="0"/>
          <w:numId w:val="51"/>
        </w:numPr>
        <w:rPr>
          <w:rPrChange w:id="1033" w:author="Stephen Reynolds, Jr." w:date="2013-02-07T14:36:00Z">
            <w:rPr/>
          </w:rPrChange>
        </w:rPr>
        <w:pPrChange w:id="1034" w:author="Stephen Reynolds, Jr." w:date="2013-02-07T14:37:00Z">
          <w:pPr/>
        </w:pPrChange>
      </w:pPr>
      <w:r w:rsidRPr="00A554D6">
        <w:rPr>
          <w:rPrChange w:id="1035" w:author="Stephen Reynolds, Jr." w:date="2013-02-07T14:36:00Z">
            <w:rPr/>
          </w:rPrChange>
        </w:rPr>
        <w:t>Prince (Acts 5:31).</w:t>
      </w:r>
    </w:p>
    <w:p w:rsidR="00444090" w:rsidRPr="00A554D6" w:rsidRDefault="00444090" w:rsidP="00A554D6">
      <w:pPr>
        <w:pStyle w:val="ListParagraph"/>
        <w:numPr>
          <w:ilvl w:val="0"/>
          <w:numId w:val="51"/>
        </w:numPr>
        <w:rPr>
          <w:rPrChange w:id="1036" w:author="Stephen Reynolds, Jr." w:date="2013-02-07T14:36:00Z">
            <w:rPr/>
          </w:rPrChange>
        </w:rPr>
        <w:pPrChange w:id="1037" w:author="Stephen Reynolds, Jr." w:date="2013-02-07T14:37:00Z">
          <w:pPr/>
        </w:pPrChange>
      </w:pPr>
      <w:r w:rsidRPr="00A554D6">
        <w:rPr>
          <w:rPrChange w:id="1038" w:author="Stephen Reynolds, Jr." w:date="2013-02-07T14:36:00Z">
            <w:rPr/>
          </w:rPrChange>
        </w:rPr>
        <w:t>Prince of life (Acts 3:15).</w:t>
      </w:r>
    </w:p>
    <w:p w:rsidR="00444090" w:rsidRPr="00A554D6" w:rsidRDefault="00444090" w:rsidP="00A554D6">
      <w:pPr>
        <w:pStyle w:val="ListParagraph"/>
        <w:numPr>
          <w:ilvl w:val="0"/>
          <w:numId w:val="51"/>
        </w:numPr>
        <w:rPr>
          <w:rPrChange w:id="1039" w:author="Stephen Reynolds, Jr." w:date="2013-02-07T14:36:00Z">
            <w:rPr/>
          </w:rPrChange>
        </w:rPr>
        <w:pPrChange w:id="1040" w:author="Stephen Reynolds, Jr." w:date="2013-02-07T14:37:00Z">
          <w:pPr/>
        </w:pPrChange>
      </w:pPr>
      <w:r w:rsidRPr="00A554D6">
        <w:rPr>
          <w:rPrChange w:id="1041" w:author="Stephen Reynolds, Jr." w:date="2013-02-07T14:36:00Z">
            <w:rPr/>
          </w:rPrChange>
        </w:rPr>
        <w:t>Prince of peace (</w:t>
      </w:r>
      <w:del w:id="1042" w:author="Stephen Reynolds, Jr." w:date="2013-02-07T14:39:00Z">
        <w:r w:rsidRPr="00A554D6" w:rsidDel="00916314">
          <w:rPr>
            <w:rPrChange w:id="1043" w:author="Stephen Reynolds, Jr." w:date="2013-02-07T14:36:00Z">
              <w:rPr/>
            </w:rPrChange>
          </w:rPr>
          <w:delText>Isaiah</w:delText>
        </w:r>
      </w:del>
      <w:ins w:id="1044" w:author="Stephen Reynolds, Jr." w:date="2013-02-07T14:39:00Z">
        <w:r w:rsidR="00916314">
          <w:t>Isa.</w:t>
        </w:r>
      </w:ins>
      <w:r w:rsidRPr="00A554D6">
        <w:rPr>
          <w:rPrChange w:id="1045" w:author="Stephen Reynolds, Jr." w:date="2013-02-07T14:36:00Z">
            <w:rPr/>
          </w:rPrChange>
        </w:rPr>
        <w:t xml:space="preserve"> 9:6).</w:t>
      </w:r>
    </w:p>
    <w:p w:rsidR="00444090" w:rsidRPr="00A554D6" w:rsidRDefault="00444090" w:rsidP="00A554D6">
      <w:pPr>
        <w:pStyle w:val="ListParagraph"/>
        <w:numPr>
          <w:ilvl w:val="0"/>
          <w:numId w:val="51"/>
        </w:numPr>
        <w:rPr>
          <w:rPrChange w:id="1046" w:author="Stephen Reynolds, Jr." w:date="2013-02-07T14:36:00Z">
            <w:rPr/>
          </w:rPrChange>
        </w:rPr>
        <w:pPrChange w:id="1047" w:author="Stephen Reynolds, Jr." w:date="2013-02-07T14:37:00Z">
          <w:pPr/>
        </w:pPrChange>
      </w:pPr>
      <w:r w:rsidRPr="00A554D6">
        <w:rPr>
          <w:rPrChange w:id="1048" w:author="Stephen Reynolds, Jr." w:date="2013-02-07T14:36:00Z">
            <w:rPr/>
          </w:rPrChange>
        </w:rPr>
        <w:t>Prince of the kings of the earth (</w:t>
      </w:r>
      <w:del w:id="1049" w:author="Stephen Reynolds, Jr." w:date="2013-02-07T14:46:00Z">
        <w:r w:rsidRPr="00A554D6" w:rsidDel="00916314">
          <w:rPr>
            <w:rPrChange w:id="1050" w:author="Stephen Reynolds, Jr." w:date="2013-02-07T14:36:00Z">
              <w:rPr/>
            </w:rPrChange>
          </w:rPr>
          <w:delText>Revelation</w:delText>
        </w:r>
      </w:del>
      <w:ins w:id="1051" w:author="Stephen Reynolds, Jr." w:date="2013-02-07T14:46:00Z">
        <w:r w:rsidR="00916314">
          <w:t>Rev.</w:t>
        </w:r>
      </w:ins>
      <w:r w:rsidRPr="00A554D6">
        <w:rPr>
          <w:rPrChange w:id="1052" w:author="Stephen Reynolds, Jr." w:date="2013-02-07T14:36:00Z">
            <w:rPr/>
          </w:rPrChange>
        </w:rPr>
        <w:t xml:space="preserve"> 1:5).</w:t>
      </w:r>
    </w:p>
    <w:p w:rsidR="00444090" w:rsidRPr="00A554D6" w:rsidRDefault="00444090" w:rsidP="00A554D6">
      <w:pPr>
        <w:pStyle w:val="ListParagraph"/>
        <w:numPr>
          <w:ilvl w:val="0"/>
          <w:numId w:val="51"/>
        </w:numPr>
        <w:rPr>
          <w:rPrChange w:id="1053" w:author="Stephen Reynolds, Jr." w:date="2013-02-07T14:36:00Z">
            <w:rPr/>
          </w:rPrChange>
        </w:rPr>
        <w:pPrChange w:id="1054" w:author="Stephen Reynolds, Jr." w:date="2013-02-07T14:37:00Z">
          <w:pPr/>
        </w:pPrChange>
      </w:pPr>
      <w:r w:rsidRPr="00A554D6">
        <w:rPr>
          <w:rPrChange w:id="1055" w:author="Stephen Reynolds, Jr." w:date="2013-02-07T14:36:00Z">
            <w:rPr/>
          </w:rPrChange>
        </w:rPr>
        <w:t>Prophet (</w:t>
      </w:r>
      <w:del w:id="1056" w:author="Stephen Reynolds, Jr." w:date="2013-02-07T14:40:00Z">
        <w:r w:rsidRPr="00A554D6" w:rsidDel="00916314">
          <w:rPr>
            <w:rPrChange w:id="1057" w:author="Stephen Reynolds, Jr." w:date="2013-02-07T14:36:00Z">
              <w:rPr/>
            </w:rPrChange>
          </w:rPr>
          <w:delText>Matthew</w:delText>
        </w:r>
      </w:del>
      <w:ins w:id="1058" w:author="Stephen Reynolds, Jr." w:date="2013-02-07T14:40:00Z">
        <w:r w:rsidR="00916314">
          <w:t>Matt.</w:t>
        </w:r>
      </w:ins>
      <w:r w:rsidRPr="00A554D6">
        <w:rPr>
          <w:rPrChange w:id="1059" w:author="Stephen Reynolds, Jr." w:date="2013-02-07T14:36:00Z">
            <w:rPr/>
          </w:rPrChange>
        </w:rPr>
        <w:t xml:space="preserve"> 21:11; Luke 24:19; John 7:40).</w:t>
      </w:r>
    </w:p>
    <w:p w:rsidR="00444090" w:rsidRPr="00A554D6" w:rsidRDefault="00444090" w:rsidP="00A554D6">
      <w:pPr>
        <w:pStyle w:val="ListParagraph"/>
        <w:numPr>
          <w:ilvl w:val="0"/>
          <w:numId w:val="51"/>
        </w:numPr>
        <w:rPr>
          <w:rPrChange w:id="1060" w:author="Stephen Reynolds, Jr." w:date="2013-02-07T14:36:00Z">
            <w:rPr/>
          </w:rPrChange>
        </w:rPr>
        <w:pPrChange w:id="1061" w:author="Stephen Reynolds, Jr." w:date="2013-02-07T14:37:00Z">
          <w:pPr/>
        </w:pPrChange>
      </w:pPr>
      <w:r w:rsidRPr="00A554D6">
        <w:rPr>
          <w:rPrChange w:id="1062" w:author="Stephen Reynolds, Jr." w:date="2013-02-07T14:36:00Z">
            <w:rPr/>
          </w:rPrChange>
        </w:rPr>
        <w:t>Rabbi (John 1:49).</w:t>
      </w:r>
    </w:p>
    <w:p w:rsidR="00444090" w:rsidRPr="00A554D6" w:rsidRDefault="00444090" w:rsidP="00A554D6">
      <w:pPr>
        <w:pStyle w:val="ListParagraph"/>
        <w:numPr>
          <w:ilvl w:val="0"/>
          <w:numId w:val="51"/>
        </w:numPr>
        <w:rPr>
          <w:rPrChange w:id="1063" w:author="Stephen Reynolds, Jr." w:date="2013-02-07T14:36:00Z">
            <w:rPr/>
          </w:rPrChange>
        </w:rPr>
        <w:pPrChange w:id="1064" w:author="Stephen Reynolds, Jr." w:date="2013-02-07T14:37:00Z">
          <w:pPr/>
        </w:pPrChange>
      </w:pPr>
      <w:proofErr w:type="spellStart"/>
      <w:r w:rsidRPr="00A554D6">
        <w:rPr>
          <w:rPrChange w:id="1065" w:author="Stephen Reynolds, Jr." w:date="2013-02-07T14:36:00Z">
            <w:rPr/>
          </w:rPrChange>
        </w:rPr>
        <w:t>Rabboni</w:t>
      </w:r>
      <w:proofErr w:type="spellEnd"/>
      <w:r w:rsidRPr="00A554D6">
        <w:rPr>
          <w:rPrChange w:id="1066" w:author="Stephen Reynolds, Jr." w:date="2013-02-07T14:36:00Z">
            <w:rPr/>
          </w:rPrChange>
        </w:rPr>
        <w:t xml:space="preserve"> (John 20:16).</w:t>
      </w:r>
    </w:p>
    <w:p w:rsidR="00444090" w:rsidRPr="00A554D6" w:rsidRDefault="00444090" w:rsidP="00A554D6">
      <w:pPr>
        <w:pStyle w:val="ListParagraph"/>
        <w:numPr>
          <w:ilvl w:val="0"/>
          <w:numId w:val="51"/>
        </w:numPr>
        <w:rPr>
          <w:rPrChange w:id="1067" w:author="Stephen Reynolds, Jr." w:date="2013-02-07T14:36:00Z">
            <w:rPr/>
          </w:rPrChange>
        </w:rPr>
        <w:pPrChange w:id="1068" w:author="Stephen Reynolds, Jr." w:date="2013-02-07T14:37:00Z">
          <w:pPr/>
        </w:pPrChange>
      </w:pPr>
      <w:r w:rsidRPr="00A554D6">
        <w:rPr>
          <w:rPrChange w:id="1069" w:author="Stephen Reynolds, Jr." w:date="2013-02-07T14:36:00Z">
            <w:rPr/>
          </w:rPrChange>
        </w:rPr>
        <w:t xml:space="preserve">Ransom (1 </w:t>
      </w:r>
      <w:del w:id="1070" w:author="Stephen Reynolds, Jr." w:date="2013-02-07T14:41:00Z">
        <w:r w:rsidRPr="00A554D6" w:rsidDel="00916314">
          <w:rPr>
            <w:rPrChange w:id="1071" w:author="Stephen Reynolds, Jr." w:date="2013-02-07T14:36:00Z">
              <w:rPr/>
            </w:rPrChange>
          </w:rPr>
          <w:delText>Timothy</w:delText>
        </w:r>
      </w:del>
      <w:ins w:id="1072" w:author="Stephen Reynolds, Jr." w:date="2013-02-07T14:41:00Z">
        <w:r w:rsidR="00916314">
          <w:t>Tim.</w:t>
        </w:r>
      </w:ins>
      <w:r w:rsidRPr="00A554D6">
        <w:rPr>
          <w:rPrChange w:id="1073" w:author="Stephen Reynolds, Jr." w:date="2013-02-07T14:36:00Z">
            <w:rPr/>
          </w:rPrChange>
        </w:rPr>
        <w:t xml:space="preserve"> 2:6).</w:t>
      </w:r>
    </w:p>
    <w:p w:rsidR="00444090" w:rsidRPr="00A554D6" w:rsidRDefault="00444090" w:rsidP="00A554D6">
      <w:pPr>
        <w:pStyle w:val="ListParagraph"/>
        <w:numPr>
          <w:ilvl w:val="0"/>
          <w:numId w:val="51"/>
        </w:numPr>
        <w:rPr>
          <w:rPrChange w:id="1074" w:author="Stephen Reynolds, Jr." w:date="2013-02-07T14:36:00Z">
            <w:rPr/>
          </w:rPrChange>
        </w:rPr>
        <w:pPrChange w:id="1075" w:author="Stephen Reynolds, Jr." w:date="2013-02-07T14:37:00Z">
          <w:pPr/>
        </w:pPrChange>
      </w:pPr>
      <w:r w:rsidRPr="00A554D6">
        <w:rPr>
          <w:rPrChange w:id="1076" w:author="Stephen Reynolds, Jr." w:date="2013-02-07T14:36:00Z">
            <w:rPr/>
          </w:rPrChange>
        </w:rPr>
        <w:t xml:space="preserve">Redeemer (Job 19:25; </w:t>
      </w:r>
      <w:del w:id="1077" w:author="Stephen Reynolds, Jr." w:date="2013-02-07T14:39:00Z">
        <w:r w:rsidRPr="00A554D6" w:rsidDel="00916314">
          <w:rPr>
            <w:rPrChange w:id="1078" w:author="Stephen Reynolds, Jr." w:date="2013-02-07T14:36:00Z">
              <w:rPr/>
            </w:rPrChange>
          </w:rPr>
          <w:delText>Isaiah</w:delText>
        </w:r>
      </w:del>
      <w:ins w:id="1079" w:author="Stephen Reynolds, Jr." w:date="2013-02-07T14:39:00Z">
        <w:r w:rsidR="00916314">
          <w:t>Isa.</w:t>
        </w:r>
      </w:ins>
      <w:r w:rsidRPr="00A554D6">
        <w:rPr>
          <w:rPrChange w:id="1080" w:author="Stephen Reynolds, Jr." w:date="2013-02-07T14:36:00Z">
            <w:rPr/>
          </w:rPrChange>
        </w:rPr>
        <w:t xml:space="preserve"> 59:20; </w:t>
      </w:r>
      <w:del w:id="1081" w:author="Stephen Reynolds, Jr." w:date="2013-02-07T14:39:00Z">
        <w:r w:rsidRPr="00A554D6" w:rsidDel="00916314">
          <w:rPr>
            <w:rPrChange w:id="1082" w:author="Stephen Reynolds, Jr." w:date="2013-02-07T14:36:00Z">
              <w:rPr/>
            </w:rPrChange>
          </w:rPr>
          <w:delText>Isaiah</w:delText>
        </w:r>
      </w:del>
      <w:ins w:id="1083" w:author="Stephen Reynolds, Jr." w:date="2013-02-07T14:39:00Z">
        <w:r w:rsidR="00916314">
          <w:t>Isa.</w:t>
        </w:r>
      </w:ins>
      <w:r w:rsidRPr="00A554D6">
        <w:rPr>
          <w:rPrChange w:id="1084" w:author="Stephen Reynolds, Jr." w:date="2013-02-07T14:36:00Z">
            <w:rPr/>
          </w:rPrChange>
        </w:rPr>
        <w:t xml:space="preserve"> 60:16).</w:t>
      </w:r>
    </w:p>
    <w:p w:rsidR="00444090" w:rsidRPr="00A554D6" w:rsidRDefault="00444090" w:rsidP="00A554D6">
      <w:pPr>
        <w:pStyle w:val="ListParagraph"/>
        <w:numPr>
          <w:ilvl w:val="0"/>
          <w:numId w:val="51"/>
        </w:numPr>
        <w:rPr>
          <w:rPrChange w:id="1085" w:author="Stephen Reynolds, Jr." w:date="2013-02-07T14:36:00Z">
            <w:rPr/>
          </w:rPrChange>
        </w:rPr>
        <w:pPrChange w:id="1086" w:author="Stephen Reynolds, Jr." w:date="2013-02-07T14:37:00Z">
          <w:pPr/>
        </w:pPrChange>
      </w:pPr>
      <w:r w:rsidRPr="00A554D6">
        <w:rPr>
          <w:rPrChange w:id="1087" w:author="Stephen Reynolds, Jr." w:date="2013-02-07T14:36:00Z">
            <w:rPr/>
          </w:rPrChange>
        </w:rPr>
        <w:t>Resurrection and life (John 11:25).</w:t>
      </w:r>
    </w:p>
    <w:p w:rsidR="00444090" w:rsidRPr="00A554D6" w:rsidRDefault="00444090" w:rsidP="00A554D6">
      <w:pPr>
        <w:pStyle w:val="ListParagraph"/>
        <w:numPr>
          <w:ilvl w:val="0"/>
          <w:numId w:val="51"/>
        </w:numPr>
        <w:rPr>
          <w:rPrChange w:id="1088" w:author="Stephen Reynolds, Jr." w:date="2013-02-07T14:36:00Z">
            <w:rPr/>
          </w:rPrChange>
        </w:rPr>
        <w:pPrChange w:id="1089" w:author="Stephen Reynolds, Jr." w:date="2013-02-07T14:37:00Z">
          <w:pPr/>
        </w:pPrChange>
      </w:pPr>
      <w:r w:rsidRPr="00A554D6">
        <w:rPr>
          <w:rPrChange w:id="1090" w:author="Stephen Reynolds, Jr." w:date="2013-02-07T14:36:00Z">
            <w:rPr/>
          </w:rPrChange>
        </w:rPr>
        <w:t xml:space="preserve">Rock (1 </w:t>
      </w:r>
      <w:del w:id="1091" w:author="Stephen Reynolds, Jr." w:date="2013-02-07T14:40:00Z">
        <w:r w:rsidRPr="00A554D6" w:rsidDel="00916314">
          <w:rPr>
            <w:rPrChange w:id="1092" w:author="Stephen Reynolds, Jr." w:date="2013-02-07T14:36:00Z">
              <w:rPr/>
            </w:rPrChange>
          </w:rPr>
          <w:delText>Corinthians</w:delText>
        </w:r>
      </w:del>
      <w:ins w:id="1093" w:author="Stephen Reynolds, Jr." w:date="2013-02-07T14:40:00Z">
        <w:r w:rsidR="00916314">
          <w:t>Cor.</w:t>
        </w:r>
      </w:ins>
      <w:r w:rsidRPr="00A554D6">
        <w:rPr>
          <w:rPrChange w:id="1094" w:author="Stephen Reynolds, Jr." w:date="2013-02-07T14:36:00Z">
            <w:rPr/>
          </w:rPrChange>
        </w:rPr>
        <w:t xml:space="preserve"> 10:4).</w:t>
      </w:r>
    </w:p>
    <w:p w:rsidR="00444090" w:rsidRPr="00A554D6" w:rsidRDefault="00444090" w:rsidP="00A554D6">
      <w:pPr>
        <w:pStyle w:val="ListParagraph"/>
        <w:numPr>
          <w:ilvl w:val="0"/>
          <w:numId w:val="51"/>
        </w:numPr>
        <w:rPr>
          <w:rPrChange w:id="1095" w:author="Stephen Reynolds, Jr." w:date="2013-02-07T14:36:00Z">
            <w:rPr/>
          </w:rPrChange>
        </w:rPr>
        <w:pPrChange w:id="1096" w:author="Stephen Reynolds, Jr." w:date="2013-02-07T14:37:00Z">
          <w:pPr/>
        </w:pPrChange>
      </w:pPr>
      <w:r w:rsidRPr="00A554D6">
        <w:rPr>
          <w:rPrChange w:id="1097" w:author="Stephen Reynolds, Jr." w:date="2013-02-07T14:36:00Z">
            <w:rPr/>
          </w:rPrChange>
        </w:rPr>
        <w:t xml:space="preserve">Rock of Offence (1 </w:t>
      </w:r>
      <w:del w:id="1098" w:author="Stephen Reynolds, Jr." w:date="2013-02-07T14:40:00Z">
        <w:r w:rsidRPr="00A554D6" w:rsidDel="00916314">
          <w:rPr>
            <w:rPrChange w:id="1099" w:author="Stephen Reynolds, Jr." w:date="2013-02-07T14:36:00Z">
              <w:rPr/>
            </w:rPrChange>
          </w:rPr>
          <w:delText>Peter</w:delText>
        </w:r>
      </w:del>
      <w:ins w:id="1100" w:author="Stephen Reynolds, Jr." w:date="2013-02-07T14:40:00Z">
        <w:r w:rsidR="00916314">
          <w:t>Pt.</w:t>
        </w:r>
      </w:ins>
      <w:r w:rsidRPr="00A554D6">
        <w:rPr>
          <w:rPrChange w:id="1101" w:author="Stephen Reynolds, Jr." w:date="2013-02-07T14:36:00Z">
            <w:rPr/>
          </w:rPrChange>
        </w:rPr>
        <w:t xml:space="preserve"> 2:8).</w:t>
      </w:r>
    </w:p>
    <w:p w:rsidR="00444090" w:rsidRPr="00A554D6" w:rsidRDefault="00444090" w:rsidP="00A554D6">
      <w:pPr>
        <w:pStyle w:val="ListParagraph"/>
        <w:numPr>
          <w:ilvl w:val="0"/>
          <w:numId w:val="51"/>
        </w:numPr>
        <w:rPr>
          <w:rPrChange w:id="1102" w:author="Stephen Reynolds, Jr." w:date="2013-02-07T14:36:00Z">
            <w:rPr/>
          </w:rPrChange>
        </w:rPr>
        <w:pPrChange w:id="1103" w:author="Stephen Reynolds, Jr." w:date="2013-02-07T14:37:00Z">
          <w:pPr/>
        </w:pPrChange>
      </w:pPr>
      <w:r w:rsidRPr="00A554D6">
        <w:rPr>
          <w:rPrChange w:id="1104" w:author="Stephen Reynolds, Jr." w:date="2013-02-07T14:36:00Z">
            <w:rPr/>
          </w:rPrChange>
        </w:rPr>
        <w:t>Root of David (</w:t>
      </w:r>
      <w:del w:id="1105" w:author="Stephen Reynolds, Jr." w:date="2013-02-07T14:46:00Z">
        <w:r w:rsidRPr="00A554D6" w:rsidDel="00916314">
          <w:rPr>
            <w:rPrChange w:id="1106" w:author="Stephen Reynolds, Jr." w:date="2013-02-07T14:36:00Z">
              <w:rPr/>
            </w:rPrChange>
          </w:rPr>
          <w:delText>Revelation</w:delText>
        </w:r>
      </w:del>
      <w:ins w:id="1107" w:author="Stephen Reynolds, Jr." w:date="2013-02-07T14:46:00Z">
        <w:r w:rsidR="00916314">
          <w:t>Rev.</w:t>
        </w:r>
      </w:ins>
      <w:r w:rsidRPr="00A554D6">
        <w:rPr>
          <w:rPrChange w:id="1108" w:author="Stephen Reynolds, Jr." w:date="2013-02-07T14:36:00Z">
            <w:rPr/>
          </w:rPrChange>
        </w:rPr>
        <w:t xml:space="preserve"> 5:5; 22:16).</w:t>
      </w:r>
    </w:p>
    <w:p w:rsidR="00444090" w:rsidRPr="00A554D6" w:rsidRDefault="00444090" w:rsidP="00A554D6">
      <w:pPr>
        <w:pStyle w:val="ListParagraph"/>
        <w:numPr>
          <w:ilvl w:val="0"/>
          <w:numId w:val="51"/>
        </w:numPr>
        <w:rPr>
          <w:rPrChange w:id="1109" w:author="Stephen Reynolds, Jr." w:date="2013-02-07T14:36:00Z">
            <w:rPr/>
          </w:rPrChange>
        </w:rPr>
        <w:pPrChange w:id="1110" w:author="Stephen Reynolds, Jr." w:date="2013-02-07T14:37:00Z">
          <w:pPr/>
        </w:pPrChange>
      </w:pPr>
      <w:r w:rsidRPr="00A554D6">
        <w:rPr>
          <w:rPrChange w:id="1111" w:author="Stephen Reynolds, Jr." w:date="2013-02-07T14:36:00Z">
            <w:rPr/>
          </w:rPrChange>
        </w:rPr>
        <w:t>Root of Jesse (</w:t>
      </w:r>
      <w:del w:id="1112" w:author="Stephen Reynolds, Jr." w:date="2013-02-07T14:39:00Z">
        <w:r w:rsidRPr="00A554D6" w:rsidDel="00916314">
          <w:rPr>
            <w:rPrChange w:id="1113" w:author="Stephen Reynolds, Jr." w:date="2013-02-07T14:36:00Z">
              <w:rPr/>
            </w:rPrChange>
          </w:rPr>
          <w:delText>Isaiah</w:delText>
        </w:r>
      </w:del>
      <w:ins w:id="1114" w:author="Stephen Reynolds, Jr." w:date="2013-02-07T14:39:00Z">
        <w:r w:rsidR="00916314">
          <w:t>Isa.</w:t>
        </w:r>
      </w:ins>
      <w:r w:rsidRPr="00A554D6">
        <w:rPr>
          <w:rPrChange w:id="1115" w:author="Stephen Reynolds, Jr." w:date="2013-02-07T14:36:00Z">
            <w:rPr/>
          </w:rPrChange>
        </w:rPr>
        <w:t xml:space="preserve"> 11:10).</w:t>
      </w:r>
    </w:p>
    <w:p w:rsidR="00444090" w:rsidRPr="00A554D6" w:rsidRDefault="00444090" w:rsidP="00A554D6">
      <w:pPr>
        <w:pStyle w:val="ListParagraph"/>
        <w:numPr>
          <w:ilvl w:val="0"/>
          <w:numId w:val="51"/>
        </w:numPr>
        <w:rPr>
          <w:rPrChange w:id="1116" w:author="Stephen Reynolds, Jr." w:date="2013-02-07T14:36:00Z">
            <w:rPr/>
          </w:rPrChange>
        </w:rPr>
        <w:pPrChange w:id="1117" w:author="Stephen Reynolds, Jr." w:date="2013-02-07T14:37:00Z">
          <w:pPr/>
        </w:pPrChange>
      </w:pPr>
      <w:r w:rsidRPr="00A554D6">
        <w:rPr>
          <w:rPrChange w:id="1118" w:author="Stephen Reynolds, Jr." w:date="2013-02-07T14:36:00Z">
            <w:rPr/>
          </w:rPrChange>
        </w:rPr>
        <w:t>Rose of Sharon (Song of Solomon 2:1).</w:t>
      </w:r>
    </w:p>
    <w:p w:rsidR="00444090" w:rsidRPr="00A554D6" w:rsidRDefault="00444090" w:rsidP="00A554D6">
      <w:pPr>
        <w:pStyle w:val="ListParagraph"/>
        <w:numPr>
          <w:ilvl w:val="0"/>
          <w:numId w:val="51"/>
        </w:numPr>
        <w:rPr>
          <w:rPrChange w:id="1119" w:author="Stephen Reynolds, Jr." w:date="2013-02-07T14:36:00Z">
            <w:rPr/>
          </w:rPrChange>
        </w:rPr>
        <w:pPrChange w:id="1120" w:author="Stephen Reynolds, Jr." w:date="2013-02-07T14:37:00Z">
          <w:pPr/>
        </w:pPrChange>
      </w:pPr>
      <w:r w:rsidRPr="00A554D6">
        <w:rPr>
          <w:rPrChange w:id="1121" w:author="Stephen Reynolds, Jr." w:date="2013-02-07T14:36:00Z">
            <w:rPr/>
          </w:rPrChange>
        </w:rPr>
        <w:t>Ruler of Israel (Micah 5:2).</w:t>
      </w:r>
    </w:p>
    <w:p w:rsidR="00444090" w:rsidRPr="00A554D6" w:rsidRDefault="00444090" w:rsidP="00A554D6">
      <w:pPr>
        <w:pStyle w:val="ListParagraph"/>
        <w:numPr>
          <w:ilvl w:val="0"/>
          <w:numId w:val="51"/>
        </w:numPr>
        <w:rPr>
          <w:rPrChange w:id="1122" w:author="Stephen Reynolds, Jr." w:date="2013-02-07T14:36:00Z">
            <w:rPr/>
          </w:rPrChange>
        </w:rPr>
        <w:pPrChange w:id="1123" w:author="Stephen Reynolds, Jr." w:date="2013-02-07T14:37:00Z">
          <w:pPr/>
        </w:pPrChange>
      </w:pPr>
      <w:r w:rsidRPr="00A554D6">
        <w:rPr>
          <w:rPrChange w:id="1124" w:author="Stephen Reynolds, Jr." w:date="2013-02-07T14:36:00Z">
            <w:rPr/>
          </w:rPrChange>
        </w:rPr>
        <w:t xml:space="preserve">Savior (Luke 2:11; 2 </w:t>
      </w:r>
      <w:del w:id="1125" w:author="Stephen Reynolds, Jr." w:date="2013-02-07T14:40:00Z">
        <w:r w:rsidRPr="00A554D6" w:rsidDel="00916314">
          <w:rPr>
            <w:rPrChange w:id="1126" w:author="Stephen Reynolds, Jr." w:date="2013-02-07T14:36:00Z">
              <w:rPr/>
            </w:rPrChange>
          </w:rPr>
          <w:delText>Peter</w:delText>
        </w:r>
      </w:del>
      <w:ins w:id="1127" w:author="Stephen Reynolds, Jr." w:date="2013-02-07T14:40:00Z">
        <w:r w:rsidR="00916314">
          <w:t>Pt.</w:t>
        </w:r>
      </w:ins>
      <w:r w:rsidRPr="00A554D6">
        <w:rPr>
          <w:rPrChange w:id="1128" w:author="Stephen Reynolds, Jr." w:date="2013-02-07T14:36:00Z">
            <w:rPr/>
          </w:rPrChange>
        </w:rPr>
        <w:t xml:space="preserve"> 2:20; 3:18).</w:t>
      </w:r>
    </w:p>
    <w:p w:rsidR="00444090" w:rsidRPr="00A554D6" w:rsidRDefault="00444090" w:rsidP="00A554D6">
      <w:pPr>
        <w:pStyle w:val="ListParagraph"/>
        <w:numPr>
          <w:ilvl w:val="0"/>
          <w:numId w:val="51"/>
        </w:numPr>
        <w:rPr>
          <w:rPrChange w:id="1129" w:author="Stephen Reynolds, Jr." w:date="2013-02-07T14:36:00Z">
            <w:rPr/>
          </w:rPrChange>
        </w:rPr>
        <w:pPrChange w:id="1130" w:author="Stephen Reynolds, Jr." w:date="2013-02-07T14:37:00Z">
          <w:pPr/>
        </w:pPrChange>
      </w:pPr>
      <w:r w:rsidRPr="00A554D6">
        <w:rPr>
          <w:rPrChange w:id="1131" w:author="Stephen Reynolds, Jr." w:date="2013-02-07T14:36:00Z">
            <w:rPr/>
          </w:rPrChange>
        </w:rPr>
        <w:t>Savior of the Body (</w:t>
      </w:r>
      <w:del w:id="1132" w:author="Stephen Reynolds, Jr." w:date="2013-02-07T14:40:00Z">
        <w:r w:rsidRPr="00A554D6" w:rsidDel="00916314">
          <w:rPr>
            <w:rPrChange w:id="1133" w:author="Stephen Reynolds, Jr." w:date="2013-02-07T14:36:00Z">
              <w:rPr/>
            </w:rPrChange>
          </w:rPr>
          <w:delText>Ephesians</w:delText>
        </w:r>
      </w:del>
      <w:ins w:id="1134" w:author="Stephen Reynolds, Jr." w:date="2013-02-07T14:40:00Z">
        <w:r w:rsidR="00916314">
          <w:t>Eph.</w:t>
        </w:r>
      </w:ins>
      <w:r w:rsidRPr="00A554D6">
        <w:rPr>
          <w:rPrChange w:id="1135" w:author="Stephen Reynolds, Jr." w:date="2013-02-07T14:36:00Z">
            <w:rPr/>
          </w:rPrChange>
        </w:rPr>
        <w:t xml:space="preserve"> 5:23).</w:t>
      </w:r>
    </w:p>
    <w:p w:rsidR="00444090" w:rsidRPr="00A554D6" w:rsidRDefault="009B0A90" w:rsidP="00A554D6">
      <w:pPr>
        <w:pStyle w:val="ListParagraph"/>
        <w:numPr>
          <w:ilvl w:val="0"/>
          <w:numId w:val="51"/>
        </w:numPr>
        <w:rPr>
          <w:rPrChange w:id="1136" w:author="Stephen Reynolds, Jr." w:date="2013-02-07T14:36:00Z">
            <w:rPr/>
          </w:rPrChange>
        </w:rPr>
        <w:pPrChange w:id="1137" w:author="Stephen Reynolds, Jr." w:date="2013-02-07T14:37:00Z">
          <w:pPr/>
        </w:pPrChange>
      </w:pPr>
      <w:r w:rsidRPr="00A554D6">
        <w:rPr>
          <w:rPrChange w:id="1138" w:author="Stephen Reynolds, Jr." w:date="2013-02-07T14:36:00Z">
            <w:rPr/>
          </w:rPrChange>
        </w:rPr>
        <w:t>Scepter</w:t>
      </w:r>
      <w:r w:rsidR="00444090" w:rsidRPr="00A554D6">
        <w:rPr>
          <w:rPrChange w:id="1139" w:author="Stephen Reynolds, Jr." w:date="2013-02-07T14:36:00Z">
            <w:rPr/>
          </w:rPrChange>
        </w:rPr>
        <w:t xml:space="preserve"> (Numbers 24:17).</w:t>
      </w:r>
    </w:p>
    <w:p w:rsidR="00444090" w:rsidRPr="00A554D6" w:rsidRDefault="00444090" w:rsidP="00A554D6">
      <w:pPr>
        <w:pStyle w:val="ListParagraph"/>
        <w:numPr>
          <w:ilvl w:val="0"/>
          <w:numId w:val="51"/>
        </w:numPr>
        <w:rPr>
          <w:rPrChange w:id="1140" w:author="Stephen Reynolds, Jr." w:date="2013-02-07T14:36:00Z">
            <w:rPr/>
          </w:rPrChange>
        </w:rPr>
        <w:pPrChange w:id="1141" w:author="Stephen Reynolds, Jr." w:date="2013-02-07T14:37:00Z">
          <w:pPr/>
        </w:pPrChange>
      </w:pPr>
      <w:r w:rsidRPr="00A554D6">
        <w:rPr>
          <w:rPrChange w:id="1142" w:author="Stephen Reynolds, Jr." w:date="2013-02-07T14:36:00Z">
            <w:rPr/>
          </w:rPrChange>
        </w:rPr>
        <w:t xml:space="preserve">Second Adam (1 </w:t>
      </w:r>
      <w:del w:id="1143" w:author="Stephen Reynolds, Jr." w:date="2013-02-07T14:40:00Z">
        <w:r w:rsidRPr="00A554D6" w:rsidDel="00916314">
          <w:rPr>
            <w:rPrChange w:id="1144" w:author="Stephen Reynolds, Jr." w:date="2013-02-07T14:36:00Z">
              <w:rPr/>
            </w:rPrChange>
          </w:rPr>
          <w:delText>Corinthians</w:delText>
        </w:r>
      </w:del>
      <w:ins w:id="1145" w:author="Stephen Reynolds, Jr." w:date="2013-02-07T14:40:00Z">
        <w:r w:rsidR="00916314">
          <w:t>Cor.</w:t>
        </w:r>
      </w:ins>
      <w:r w:rsidRPr="00A554D6">
        <w:rPr>
          <w:rPrChange w:id="1146" w:author="Stephen Reynolds, Jr." w:date="2013-02-07T14:36:00Z">
            <w:rPr/>
          </w:rPrChange>
        </w:rPr>
        <w:t xml:space="preserve"> 15:45).</w:t>
      </w:r>
    </w:p>
    <w:p w:rsidR="00444090" w:rsidRPr="00A554D6" w:rsidRDefault="00444090" w:rsidP="00A554D6">
      <w:pPr>
        <w:pStyle w:val="ListParagraph"/>
        <w:numPr>
          <w:ilvl w:val="0"/>
          <w:numId w:val="51"/>
        </w:numPr>
        <w:rPr>
          <w:rPrChange w:id="1147" w:author="Stephen Reynolds, Jr." w:date="2013-02-07T14:36:00Z">
            <w:rPr/>
          </w:rPrChange>
        </w:rPr>
        <w:pPrChange w:id="1148" w:author="Stephen Reynolds, Jr." w:date="2013-02-07T14:37:00Z">
          <w:pPr/>
        </w:pPrChange>
      </w:pPr>
      <w:r w:rsidRPr="00A554D6">
        <w:rPr>
          <w:rPrChange w:id="1149" w:author="Stephen Reynolds, Jr." w:date="2013-02-07T14:36:00Z">
            <w:rPr/>
          </w:rPrChange>
        </w:rPr>
        <w:t xml:space="preserve">Second Man (1 </w:t>
      </w:r>
      <w:del w:id="1150" w:author="Stephen Reynolds, Jr." w:date="2013-02-07T14:40:00Z">
        <w:r w:rsidRPr="00A554D6" w:rsidDel="00916314">
          <w:rPr>
            <w:rPrChange w:id="1151" w:author="Stephen Reynolds, Jr." w:date="2013-02-07T14:36:00Z">
              <w:rPr/>
            </w:rPrChange>
          </w:rPr>
          <w:delText>Corinthians</w:delText>
        </w:r>
      </w:del>
      <w:ins w:id="1152" w:author="Stephen Reynolds, Jr." w:date="2013-02-07T14:40:00Z">
        <w:r w:rsidR="00916314">
          <w:t>Cor.</w:t>
        </w:r>
      </w:ins>
      <w:r w:rsidRPr="00A554D6">
        <w:rPr>
          <w:rPrChange w:id="1153" w:author="Stephen Reynolds, Jr." w:date="2013-02-07T14:36:00Z">
            <w:rPr/>
          </w:rPrChange>
        </w:rPr>
        <w:t xml:space="preserve"> 15:47).</w:t>
      </w:r>
    </w:p>
    <w:p w:rsidR="00444090" w:rsidRPr="00A554D6" w:rsidRDefault="00444090" w:rsidP="00A554D6">
      <w:pPr>
        <w:pStyle w:val="ListParagraph"/>
        <w:numPr>
          <w:ilvl w:val="0"/>
          <w:numId w:val="51"/>
        </w:numPr>
        <w:rPr>
          <w:rPrChange w:id="1154" w:author="Stephen Reynolds, Jr." w:date="2013-02-07T14:36:00Z">
            <w:rPr/>
          </w:rPrChange>
        </w:rPr>
        <w:pPrChange w:id="1155" w:author="Stephen Reynolds, Jr." w:date="2013-02-07T14:37:00Z">
          <w:pPr/>
        </w:pPrChange>
      </w:pPr>
      <w:r w:rsidRPr="00A554D6">
        <w:rPr>
          <w:rPrChange w:id="1156" w:author="Stephen Reynolds, Jr." w:date="2013-02-07T14:36:00Z">
            <w:rPr/>
          </w:rPrChange>
        </w:rPr>
        <w:t xml:space="preserve">Seed of David (2 </w:t>
      </w:r>
      <w:del w:id="1157" w:author="Stephen Reynolds, Jr." w:date="2013-02-07T14:41:00Z">
        <w:r w:rsidRPr="00A554D6" w:rsidDel="00916314">
          <w:rPr>
            <w:rPrChange w:id="1158" w:author="Stephen Reynolds, Jr." w:date="2013-02-07T14:36:00Z">
              <w:rPr/>
            </w:rPrChange>
          </w:rPr>
          <w:delText>Timothy</w:delText>
        </w:r>
      </w:del>
      <w:ins w:id="1159" w:author="Stephen Reynolds, Jr." w:date="2013-02-07T14:41:00Z">
        <w:r w:rsidR="00916314">
          <w:t>Tim.</w:t>
        </w:r>
      </w:ins>
      <w:r w:rsidRPr="00A554D6">
        <w:rPr>
          <w:rPrChange w:id="1160" w:author="Stephen Reynolds, Jr." w:date="2013-02-07T14:36:00Z">
            <w:rPr/>
          </w:rPrChange>
        </w:rPr>
        <w:t xml:space="preserve"> 2:8).</w:t>
      </w:r>
    </w:p>
    <w:p w:rsidR="00444090" w:rsidRPr="00A554D6" w:rsidRDefault="00444090" w:rsidP="00A554D6">
      <w:pPr>
        <w:pStyle w:val="ListParagraph"/>
        <w:numPr>
          <w:ilvl w:val="0"/>
          <w:numId w:val="51"/>
        </w:numPr>
        <w:rPr>
          <w:rPrChange w:id="1161" w:author="Stephen Reynolds, Jr." w:date="2013-02-07T14:36:00Z">
            <w:rPr/>
          </w:rPrChange>
        </w:rPr>
        <w:pPrChange w:id="1162" w:author="Stephen Reynolds, Jr." w:date="2013-02-07T14:37:00Z">
          <w:pPr/>
        </w:pPrChange>
      </w:pPr>
      <w:r w:rsidRPr="00A554D6">
        <w:rPr>
          <w:rPrChange w:id="1163" w:author="Stephen Reynolds, Jr." w:date="2013-02-07T14:36:00Z">
            <w:rPr/>
          </w:rPrChange>
        </w:rPr>
        <w:t>Seed of woman (</w:t>
      </w:r>
      <w:del w:id="1164" w:author="Stephen Reynolds, Jr." w:date="2013-02-07T14:39:00Z">
        <w:r w:rsidRPr="00A554D6" w:rsidDel="00916314">
          <w:rPr>
            <w:rPrChange w:id="1165" w:author="Stephen Reynolds, Jr." w:date="2013-02-07T14:36:00Z">
              <w:rPr/>
            </w:rPrChange>
          </w:rPr>
          <w:delText>Genesis</w:delText>
        </w:r>
      </w:del>
      <w:ins w:id="1166" w:author="Stephen Reynolds, Jr." w:date="2013-02-07T14:39:00Z">
        <w:r w:rsidR="00916314">
          <w:t>Gen.</w:t>
        </w:r>
      </w:ins>
      <w:r w:rsidRPr="00A554D6">
        <w:rPr>
          <w:rPrChange w:id="1167" w:author="Stephen Reynolds, Jr." w:date="2013-02-07T14:36:00Z">
            <w:rPr/>
          </w:rPrChange>
        </w:rPr>
        <w:t xml:space="preserve"> 3:15).</w:t>
      </w:r>
    </w:p>
    <w:p w:rsidR="00444090" w:rsidRPr="00A554D6" w:rsidRDefault="00444090" w:rsidP="00A554D6">
      <w:pPr>
        <w:pStyle w:val="ListParagraph"/>
        <w:numPr>
          <w:ilvl w:val="0"/>
          <w:numId w:val="51"/>
        </w:numPr>
        <w:rPr>
          <w:rPrChange w:id="1168" w:author="Stephen Reynolds, Jr." w:date="2013-02-07T14:36:00Z">
            <w:rPr/>
          </w:rPrChange>
        </w:rPr>
        <w:pPrChange w:id="1169" w:author="Stephen Reynolds, Jr." w:date="2013-02-07T14:37:00Z">
          <w:pPr/>
        </w:pPrChange>
      </w:pPr>
      <w:r w:rsidRPr="00A554D6">
        <w:rPr>
          <w:rPrChange w:id="1170" w:author="Stephen Reynolds, Jr." w:date="2013-02-07T14:36:00Z">
            <w:rPr/>
          </w:rPrChange>
        </w:rPr>
        <w:t>Servant (</w:t>
      </w:r>
      <w:del w:id="1171" w:author="Stephen Reynolds, Jr." w:date="2013-02-07T14:39:00Z">
        <w:r w:rsidRPr="00A554D6" w:rsidDel="00916314">
          <w:rPr>
            <w:rPrChange w:id="1172" w:author="Stephen Reynolds, Jr." w:date="2013-02-07T14:36:00Z">
              <w:rPr/>
            </w:rPrChange>
          </w:rPr>
          <w:delText>Isaiah</w:delText>
        </w:r>
      </w:del>
      <w:ins w:id="1173" w:author="Stephen Reynolds, Jr." w:date="2013-02-07T14:39:00Z">
        <w:r w:rsidR="00916314">
          <w:t>Isa.</w:t>
        </w:r>
      </w:ins>
      <w:r w:rsidRPr="00A554D6">
        <w:rPr>
          <w:rPrChange w:id="1174" w:author="Stephen Reynolds, Jr." w:date="2013-02-07T14:36:00Z">
            <w:rPr/>
          </w:rPrChange>
        </w:rPr>
        <w:t xml:space="preserve"> 42:1; 52:13; 53:11; Acts 4:30).</w:t>
      </w:r>
    </w:p>
    <w:p w:rsidR="00444090" w:rsidRPr="00A554D6" w:rsidRDefault="00444090" w:rsidP="00A554D6">
      <w:pPr>
        <w:pStyle w:val="ListParagraph"/>
        <w:numPr>
          <w:ilvl w:val="0"/>
          <w:numId w:val="51"/>
        </w:numPr>
        <w:rPr>
          <w:rPrChange w:id="1175" w:author="Stephen Reynolds, Jr." w:date="2013-02-07T14:36:00Z">
            <w:rPr/>
          </w:rPrChange>
        </w:rPr>
        <w:pPrChange w:id="1176" w:author="Stephen Reynolds, Jr." w:date="2013-02-07T14:37:00Z">
          <w:pPr/>
        </w:pPrChange>
      </w:pPr>
      <w:r w:rsidRPr="00A554D6">
        <w:rPr>
          <w:rPrChange w:id="1177" w:author="Stephen Reynolds, Jr." w:date="2013-02-07T14:36:00Z">
            <w:rPr/>
          </w:rPrChange>
        </w:rPr>
        <w:t>Servant of Rulers (</w:t>
      </w:r>
      <w:del w:id="1178" w:author="Stephen Reynolds, Jr." w:date="2013-02-07T14:39:00Z">
        <w:r w:rsidRPr="00A554D6" w:rsidDel="00916314">
          <w:rPr>
            <w:rPrChange w:id="1179" w:author="Stephen Reynolds, Jr." w:date="2013-02-07T14:36:00Z">
              <w:rPr/>
            </w:rPrChange>
          </w:rPr>
          <w:delText>Isaiah</w:delText>
        </w:r>
      </w:del>
      <w:ins w:id="1180" w:author="Stephen Reynolds, Jr." w:date="2013-02-07T14:39:00Z">
        <w:r w:rsidR="00916314">
          <w:t>Isa.</w:t>
        </w:r>
      </w:ins>
      <w:r w:rsidRPr="00A554D6">
        <w:rPr>
          <w:rPrChange w:id="1181" w:author="Stephen Reynolds, Jr." w:date="2013-02-07T14:36:00Z">
            <w:rPr/>
          </w:rPrChange>
        </w:rPr>
        <w:t xml:space="preserve"> 49:7).</w:t>
      </w:r>
    </w:p>
    <w:p w:rsidR="00444090" w:rsidRPr="00A554D6" w:rsidRDefault="00444090" w:rsidP="00A554D6">
      <w:pPr>
        <w:pStyle w:val="ListParagraph"/>
        <w:numPr>
          <w:ilvl w:val="0"/>
          <w:numId w:val="51"/>
        </w:numPr>
        <w:rPr>
          <w:rPrChange w:id="1182" w:author="Stephen Reynolds, Jr." w:date="2013-02-07T14:36:00Z">
            <w:rPr/>
          </w:rPrChange>
        </w:rPr>
        <w:pPrChange w:id="1183" w:author="Stephen Reynolds, Jr." w:date="2013-02-07T14:37:00Z">
          <w:pPr/>
        </w:pPrChange>
      </w:pPr>
      <w:r w:rsidRPr="00A554D6">
        <w:rPr>
          <w:rPrChange w:id="1184" w:author="Stephen Reynolds, Jr." w:date="2013-02-07T14:36:00Z">
            <w:rPr/>
          </w:rPrChange>
        </w:rPr>
        <w:t>Shepherd (Mark 14:27</w:t>
      </w:r>
      <w:ins w:id="1185" w:author="Stephen Reynolds, Jr." w:date="2013-02-07T14:52:00Z">
        <w:r w:rsidR="00C306D4">
          <w:t xml:space="preserve">; </w:t>
        </w:r>
        <w:r w:rsidR="00C306D4" w:rsidRPr="00C35BBD">
          <w:t>(John 10:14</w:t>
        </w:r>
      </w:ins>
      <w:ins w:id="1186" w:author="Stephen Reynolds, Jr." w:date="2013-02-07T14:57:00Z">
        <w:r w:rsidR="00244E87">
          <w:t>; Ps.</w:t>
        </w:r>
        <w:r w:rsidR="00244E87" w:rsidRPr="00C35BBD">
          <w:t xml:space="preserve"> 80:1</w:t>
        </w:r>
      </w:ins>
      <w:r w:rsidRPr="00A554D6">
        <w:rPr>
          <w:rPrChange w:id="1187" w:author="Stephen Reynolds, Jr." w:date="2013-02-07T14:36:00Z">
            <w:rPr/>
          </w:rPrChange>
        </w:rPr>
        <w:t>).</w:t>
      </w:r>
    </w:p>
    <w:p w:rsidR="00444090" w:rsidRPr="00A554D6" w:rsidRDefault="00444090" w:rsidP="00A554D6">
      <w:pPr>
        <w:pStyle w:val="ListParagraph"/>
        <w:numPr>
          <w:ilvl w:val="0"/>
          <w:numId w:val="51"/>
        </w:numPr>
        <w:rPr>
          <w:rPrChange w:id="1188" w:author="Stephen Reynolds, Jr." w:date="2013-02-07T14:36:00Z">
            <w:rPr/>
          </w:rPrChange>
        </w:rPr>
        <w:pPrChange w:id="1189" w:author="Stephen Reynolds, Jr." w:date="2013-02-07T14:37:00Z">
          <w:pPr/>
        </w:pPrChange>
      </w:pPr>
      <w:r w:rsidRPr="00A554D6">
        <w:rPr>
          <w:rPrChange w:id="1190" w:author="Stephen Reynolds, Jr." w:date="2013-02-07T14:36:00Z">
            <w:rPr/>
          </w:rPrChange>
        </w:rPr>
        <w:t xml:space="preserve">Shepherd and Overseer of Souls (1 </w:t>
      </w:r>
      <w:del w:id="1191" w:author="Stephen Reynolds, Jr." w:date="2013-02-07T14:40:00Z">
        <w:r w:rsidRPr="00A554D6" w:rsidDel="00916314">
          <w:rPr>
            <w:rPrChange w:id="1192" w:author="Stephen Reynolds, Jr." w:date="2013-02-07T14:36:00Z">
              <w:rPr/>
            </w:rPrChange>
          </w:rPr>
          <w:delText>Peter</w:delText>
        </w:r>
      </w:del>
      <w:ins w:id="1193" w:author="Stephen Reynolds, Jr." w:date="2013-02-07T14:40:00Z">
        <w:r w:rsidR="00916314">
          <w:t>Pt.</w:t>
        </w:r>
      </w:ins>
      <w:r w:rsidRPr="00A554D6">
        <w:rPr>
          <w:rPrChange w:id="1194" w:author="Stephen Reynolds, Jr." w:date="2013-02-07T14:36:00Z">
            <w:rPr/>
          </w:rPrChange>
        </w:rPr>
        <w:t xml:space="preserve"> 2:25).</w:t>
      </w:r>
    </w:p>
    <w:p w:rsidR="00444090" w:rsidRPr="00A554D6" w:rsidDel="00244E87" w:rsidRDefault="00444090" w:rsidP="00A554D6">
      <w:pPr>
        <w:pStyle w:val="ListParagraph"/>
        <w:numPr>
          <w:ilvl w:val="0"/>
          <w:numId w:val="51"/>
        </w:numPr>
        <w:rPr>
          <w:del w:id="1195" w:author="Stephen Reynolds, Jr." w:date="2013-02-07T14:58:00Z"/>
          <w:rPrChange w:id="1196" w:author="Stephen Reynolds, Jr." w:date="2013-02-07T14:36:00Z">
            <w:rPr>
              <w:del w:id="1197" w:author="Stephen Reynolds, Jr." w:date="2013-02-07T14:58:00Z"/>
            </w:rPr>
          </w:rPrChange>
        </w:rPr>
        <w:pPrChange w:id="1198" w:author="Stephen Reynolds, Jr." w:date="2013-02-07T14:37:00Z">
          <w:pPr/>
        </w:pPrChange>
      </w:pPr>
      <w:del w:id="1199" w:author="Stephen Reynolds, Jr." w:date="2013-02-07T14:58:00Z">
        <w:r w:rsidRPr="00A554D6" w:rsidDel="00244E87">
          <w:rPr>
            <w:rPrChange w:id="1200" w:author="Stephen Reynolds, Jr." w:date="2013-02-07T14:36:00Z">
              <w:rPr/>
            </w:rPrChange>
          </w:rPr>
          <w:delText>Shepherd of Israel (</w:delText>
        </w:r>
      </w:del>
      <w:del w:id="1201" w:author="Stephen Reynolds, Jr." w:date="2013-02-07T14:46:00Z">
        <w:r w:rsidRPr="00A554D6" w:rsidDel="00916314">
          <w:rPr>
            <w:rPrChange w:id="1202" w:author="Stephen Reynolds, Jr." w:date="2013-02-07T14:36:00Z">
              <w:rPr/>
            </w:rPrChange>
          </w:rPr>
          <w:delText>Psalms</w:delText>
        </w:r>
      </w:del>
      <w:del w:id="1203" w:author="Stephen Reynolds, Jr." w:date="2013-02-07T14:57:00Z">
        <w:r w:rsidRPr="00A554D6" w:rsidDel="00244E87">
          <w:rPr>
            <w:rPrChange w:id="1204" w:author="Stephen Reynolds, Jr." w:date="2013-02-07T14:36:00Z">
              <w:rPr/>
            </w:rPrChange>
          </w:rPr>
          <w:delText xml:space="preserve"> 80:1</w:delText>
        </w:r>
      </w:del>
      <w:del w:id="1205" w:author="Stephen Reynolds, Jr." w:date="2013-02-07T14:58:00Z">
        <w:r w:rsidRPr="00A554D6" w:rsidDel="00244E87">
          <w:rPr>
            <w:rPrChange w:id="1206" w:author="Stephen Reynolds, Jr." w:date="2013-02-07T14:36:00Z">
              <w:rPr/>
            </w:rPrChange>
          </w:rPr>
          <w:delText>).</w:delText>
        </w:r>
      </w:del>
    </w:p>
    <w:p w:rsidR="00444090" w:rsidRPr="00A554D6" w:rsidRDefault="00444090" w:rsidP="00A554D6">
      <w:pPr>
        <w:pStyle w:val="ListParagraph"/>
        <w:numPr>
          <w:ilvl w:val="0"/>
          <w:numId w:val="51"/>
        </w:numPr>
        <w:rPr>
          <w:rPrChange w:id="1207" w:author="Stephen Reynolds, Jr." w:date="2013-02-07T14:36:00Z">
            <w:rPr/>
          </w:rPrChange>
        </w:rPr>
        <w:pPrChange w:id="1208" w:author="Stephen Reynolds, Jr." w:date="2013-02-07T14:37:00Z">
          <w:pPr/>
        </w:pPrChange>
      </w:pPr>
      <w:r w:rsidRPr="00A554D6">
        <w:rPr>
          <w:rPrChange w:id="1209" w:author="Stephen Reynolds, Jr." w:date="2013-02-07T14:36:00Z">
            <w:rPr/>
          </w:rPrChange>
        </w:rPr>
        <w:t>Shiloh (</w:t>
      </w:r>
      <w:del w:id="1210" w:author="Stephen Reynolds, Jr." w:date="2013-02-07T14:39:00Z">
        <w:r w:rsidRPr="00A554D6" w:rsidDel="00916314">
          <w:rPr>
            <w:rPrChange w:id="1211" w:author="Stephen Reynolds, Jr." w:date="2013-02-07T14:36:00Z">
              <w:rPr/>
            </w:rPrChange>
          </w:rPr>
          <w:delText>Genesis</w:delText>
        </w:r>
      </w:del>
      <w:ins w:id="1212" w:author="Stephen Reynolds, Jr." w:date="2013-02-07T14:39:00Z">
        <w:r w:rsidR="00916314">
          <w:t>Gen.</w:t>
        </w:r>
      </w:ins>
      <w:r w:rsidRPr="00A554D6">
        <w:rPr>
          <w:rPrChange w:id="1213" w:author="Stephen Reynolds, Jr." w:date="2013-02-07T14:36:00Z">
            <w:rPr/>
          </w:rPrChange>
        </w:rPr>
        <w:t xml:space="preserve"> 49:10).</w:t>
      </w:r>
    </w:p>
    <w:p w:rsidR="00444090" w:rsidRPr="00A554D6" w:rsidRDefault="00444090" w:rsidP="00A554D6">
      <w:pPr>
        <w:pStyle w:val="ListParagraph"/>
        <w:numPr>
          <w:ilvl w:val="0"/>
          <w:numId w:val="51"/>
        </w:numPr>
        <w:rPr>
          <w:rPrChange w:id="1214" w:author="Stephen Reynolds, Jr." w:date="2013-02-07T14:36:00Z">
            <w:rPr/>
          </w:rPrChange>
        </w:rPr>
        <w:pPrChange w:id="1215" w:author="Stephen Reynolds, Jr." w:date="2013-02-07T14:37:00Z">
          <w:pPr/>
        </w:pPrChange>
      </w:pPr>
      <w:r w:rsidRPr="00A554D6">
        <w:rPr>
          <w:rPrChange w:id="1216" w:author="Stephen Reynolds, Jr." w:date="2013-02-07T14:36:00Z">
            <w:rPr/>
          </w:rPrChange>
        </w:rPr>
        <w:t>Son of David (</w:t>
      </w:r>
      <w:del w:id="1217" w:author="Stephen Reynolds, Jr." w:date="2013-02-07T14:40:00Z">
        <w:r w:rsidRPr="00A554D6" w:rsidDel="00916314">
          <w:rPr>
            <w:rPrChange w:id="1218" w:author="Stephen Reynolds, Jr." w:date="2013-02-07T14:36:00Z">
              <w:rPr/>
            </w:rPrChange>
          </w:rPr>
          <w:delText>Matthew</w:delText>
        </w:r>
      </w:del>
      <w:ins w:id="1219" w:author="Stephen Reynolds, Jr." w:date="2013-02-07T14:40:00Z">
        <w:r w:rsidR="00916314">
          <w:t>Matt.</w:t>
        </w:r>
      </w:ins>
      <w:r w:rsidRPr="00A554D6">
        <w:rPr>
          <w:rPrChange w:id="1220" w:author="Stephen Reynolds, Jr." w:date="2013-02-07T14:36:00Z">
            <w:rPr/>
          </w:rPrChange>
        </w:rPr>
        <w:t xml:space="preserve"> 9:27).</w:t>
      </w:r>
    </w:p>
    <w:p w:rsidR="00444090" w:rsidRPr="00A554D6" w:rsidRDefault="00444090" w:rsidP="00A554D6">
      <w:pPr>
        <w:pStyle w:val="ListParagraph"/>
        <w:numPr>
          <w:ilvl w:val="0"/>
          <w:numId w:val="51"/>
        </w:numPr>
        <w:rPr>
          <w:rPrChange w:id="1221" w:author="Stephen Reynolds, Jr." w:date="2013-02-07T14:36:00Z">
            <w:rPr/>
          </w:rPrChange>
        </w:rPr>
        <w:pPrChange w:id="1222" w:author="Stephen Reynolds, Jr." w:date="2013-02-07T14:37:00Z">
          <w:pPr/>
        </w:pPrChange>
      </w:pPr>
      <w:r w:rsidRPr="00A554D6">
        <w:rPr>
          <w:rPrChange w:id="1223" w:author="Stephen Reynolds, Jr." w:date="2013-02-07T14:36:00Z">
            <w:rPr/>
          </w:rPrChange>
        </w:rPr>
        <w:t>Son of God (Luke 1:35; John 1:49).</w:t>
      </w:r>
    </w:p>
    <w:p w:rsidR="00444090" w:rsidRPr="00A554D6" w:rsidRDefault="00444090" w:rsidP="00A554D6">
      <w:pPr>
        <w:pStyle w:val="ListParagraph"/>
        <w:numPr>
          <w:ilvl w:val="0"/>
          <w:numId w:val="51"/>
        </w:numPr>
        <w:rPr>
          <w:rPrChange w:id="1224" w:author="Stephen Reynolds, Jr." w:date="2013-02-07T14:36:00Z">
            <w:rPr/>
          </w:rPrChange>
        </w:rPr>
        <w:pPrChange w:id="1225" w:author="Stephen Reynolds, Jr." w:date="2013-02-07T14:37:00Z">
          <w:pPr/>
        </w:pPrChange>
      </w:pPr>
      <w:r w:rsidRPr="00A554D6">
        <w:rPr>
          <w:rPrChange w:id="1226" w:author="Stephen Reynolds, Jr." w:date="2013-02-07T14:36:00Z">
            <w:rPr/>
          </w:rPrChange>
        </w:rPr>
        <w:t>Son of Joseph (John 6:42).</w:t>
      </w:r>
    </w:p>
    <w:p w:rsidR="00444090" w:rsidRPr="00A554D6" w:rsidRDefault="00444090" w:rsidP="00A554D6">
      <w:pPr>
        <w:pStyle w:val="ListParagraph"/>
        <w:numPr>
          <w:ilvl w:val="0"/>
          <w:numId w:val="51"/>
        </w:numPr>
        <w:rPr>
          <w:rPrChange w:id="1227" w:author="Stephen Reynolds, Jr." w:date="2013-02-07T14:36:00Z">
            <w:rPr/>
          </w:rPrChange>
        </w:rPr>
        <w:pPrChange w:id="1228" w:author="Stephen Reynolds, Jr." w:date="2013-02-07T14:37:00Z">
          <w:pPr/>
        </w:pPrChange>
      </w:pPr>
      <w:r w:rsidRPr="00A554D6">
        <w:rPr>
          <w:rPrChange w:id="1229" w:author="Stephen Reynolds, Jr." w:date="2013-02-07T14:36:00Z">
            <w:rPr/>
          </w:rPrChange>
        </w:rPr>
        <w:t>Son of man (John 5:27).</w:t>
      </w:r>
    </w:p>
    <w:p w:rsidR="00444090" w:rsidRPr="00A554D6" w:rsidRDefault="00444090" w:rsidP="00A554D6">
      <w:pPr>
        <w:pStyle w:val="ListParagraph"/>
        <w:numPr>
          <w:ilvl w:val="0"/>
          <w:numId w:val="51"/>
        </w:numPr>
        <w:rPr>
          <w:rPrChange w:id="1230" w:author="Stephen Reynolds, Jr." w:date="2013-02-07T14:36:00Z">
            <w:rPr/>
          </w:rPrChange>
        </w:rPr>
        <w:pPrChange w:id="1231" w:author="Stephen Reynolds, Jr." w:date="2013-02-07T14:37:00Z">
          <w:pPr/>
        </w:pPrChange>
      </w:pPr>
      <w:r w:rsidRPr="00A554D6">
        <w:rPr>
          <w:rPrChange w:id="1232" w:author="Stephen Reynolds, Jr." w:date="2013-02-07T14:36:00Z">
            <w:rPr/>
          </w:rPrChange>
        </w:rPr>
        <w:t>Son of the Blessed (Mark 14:61).</w:t>
      </w:r>
    </w:p>
    <w:p w:rsidR="00444090" w:rsidRPr="00A554D6" w:rsidRDefault="00444090" w:rsidP="00A554D6">
      <w:pPr>
        <w:pStyle w:val="ListParagraph"/>
        <w:numPr>
          <w:ilvl w:val="0"/>
          <w:numId w:val="51"/>
        </w:numPr>
        <w:rPr>
          <w:rPrChange w:id="1233" w:author="Stephen Reynolds, Jr." w:date="2013-02-07T14:36:00Z">
            <w:rPr/>
          </w:rPrChange>
        </w:rPr>
        <w:pPrChange w:id="1234" w:author="Stephen Reynolds, Jr." w:date="2013-02-07T14:37:00Z">
          <w:pPr/>
        </w:pPrChange>
      </w:pPr>
      <w:r w:rsidRPr="00A554D6">
        <w:rPr>
          <w:rPrChange w:id="1235" w:author="Stephen Reynolds, Jr." w:date="2013-02-07T14:36:00Z">
            <w:rPr/>
          </w:rPrChange>
        </w:rPr>
        <w:t>Son of the Father (2 John 1:3).</w:t>
      </w:r>
    </w:p>
    <w:p w:rsidR="00444090" w:rsidRPr="00A554D6" w:rsidRDefault="00444090" w:rsidP="00A554D6">
      <w:pPr>
        <w:pStyle w:val="ListParagraph"/>
        <w:numPr>
          <w:ilvl w:val="0"/>
          <w:numId w:val="51"/>
        </w:numPr>
        <w:rPr>
          <w:rPrChange w:id="1236" w:author="Stephen Reynolds, Jr." w:date="2013-02-07T14:36:00Z">
            <w:rPr/>
          </w:rPrChange>
        </w:rPr>
        <w:pPrChange w:id="1237" w:author="Stephen Reynolds, Jr." w:date="2013-02-07T14:37:00Z">
          <w:pPr/>
        </w:pPrChange>
      </w:pPr>
      <w:r w:rsidRPr="00A554D6">
        <w:rPr>
          <w:rPrChange w:id="1238" w:author="Stephen Reynolds, Jr." w:date="2013-02-07T14:36:00Z">
            <w:rPr/>
          </w:rPrChange>
        </w:rPr>
        <w:t>Son of the Highest (Luke 1:32).</w:t>
      </w:r>
    </w:p>
    <w:p w:rsidR="00444090" w:rsidRPr="00A554D6" w:rsidRDefault="00444090" w:rsidP="00A554D6">
      <w:pPr>
        <w:pStyle w:val="ListParagraph"/>
        <w:numPr>
          <w:ilvl w:val="0"/>
          <w:numId w:val="51"/>
        </w:numPr>
        <w:rPr>
          <w:rPrChange w:id="1239" w:author="Stephen Reynolds, Jr." w:date="2013-02-07T14:36:00Z">
            <w:rPr/>
          </w:rPrChange>
        </w:rPr>
        <w:pPrChange w:id="1240" w:author="Stephen Reynolds, Jr." w:date="2013-02-07T14:37:00Z">
          <w:pPr/>
        </w:pPrChange>
      </w:pPr>
      <w:r w:rsidRPr="00A554D6">
        <w:rPr>
          <w:rPrChange w:id="1241" w:author="Stephen Reynolds, Jr." w:date="2013-02-07T14:36:00Z">
            <w:rPr/>
          </w:rPrChange>
        </w:rPr>
        <w:t>Star (Numbers 24:17).</w:t>
      </w:r>
    </w:p>
    <w:p w:rsidR="00444090" w:rsidRPr="00A554D6" w:rsidRDefault="00444090" w:rsidP="00A554D6">
      <w:pPr>
        <w:pStyle w:val="ListParagraph"/>
        <w:numPr>
          <w:ilvl w:val="0"/>
          <w:numId w:val="51"/>
        </w:numPr>
        <w:rPr>
          <w:rPrChange w:id="1242" w:author="Stephen Reynolds, Jr." w:date="2013-02-07T14:36:00Z">
            <w:rPr/>
          </w:rPrChange>
        </w:rPr>
        <w:pPrChange w:id="1243" w:author="Stephen Reynolds, Jr." w:date="2013-02-07T14:37:00Z">
          <w:pPr/>
        </w:pPrChange>
      </w:pPr>
      <w:r w:rsidRPr="00A554D6">
        <w:rPr>
          <w:rPrChange w:id="1244" w:author="Stephen Reynolds, Jr." w:date="2013-02-07T14:36:00Z">
            <w:rPr/>
          </w:rPrChange>
        </w:rPr>
        <w:t xml:space="preserve">Stone of Stumbling (1 </w:t>
      </w:r>
      <w:del w:id="1245" w:author="Stephen Reynolds, Jr." w:date="2013-02-07T14:40:00Z">
        <w:r w:rsidRPr="00A554D6" w:rsidDel="00916314">
          <w:rPr>
            <w:rPrChange w:id="1246" w:author="Stephen Reynolds, Jr." w:date="2013-02-07T14:36:00Z">
              <w:rPr/>
            </w:rPrChange>
          </w:rPr>
          <w:delText>Peter</w:delText>
        </w:r>
      </w:del>
      <w:ins w:id="1247" w:author="Stephen Reynolds, Jr." w:date="2013-02-07T14:40:00Z">
        <w:r w:rsidR="00916314">
          <w:t>Pt.</w:t>
        </w:r>
      </w:ins>
      <w:r w:rsidRPr="00A554D6">
        <w:rPr>
          <w:rPrChange w:id="1248" w:author="Stephen Reynolds, Jr." w:date="2013-02-07T14:36:00Z">
            <w:rPr/>
          </w:rPrChange>
        </w:rPr>
        <w:t xml:space="preserve"> 2:8).</w:t>
      </w:r>
    </w:p>
    <w:p w:rsidR="00444090" w:rsidRPr="00A554D6" w:rsidRDefault="00444090" w:rsidP="00A554D6">
      <w:pPr>
        <w:pStyle w:val="ListParagraph"/>
        <w:numPr>
          <w:ilvl w:val="0"/>
          <w:numId w:val="51"/>
        </w:numPr>
        <w:rPr>
          <w:rPrChange w:id="1249" w:author="Stephen Reynolds, Jr." w:date="2013-02-07T14:36:00Z">
            <w:rPr/>
          </w:rPrChange>
        </w:rPr>
        <w:pPrChange w:id="1250" w:author="Stephen Reynolds, Jr." w:date="2013-02-07T14:37:00Z">
          <w:pPr/>
        </w:pPrChange>
      </w:pPr>
      <w:r w:rsidRPr="00A554D6">
        <w:rPr>
          <w:rPrChange w:id="1251" w:author="Stephen Reynolds, Jr." w:date="2013-02-07T14:36:00Z">
            <w:rPr/>
          </w:rPrChange>
        </w:rPr>
        <w:t>Sun of righteousness (Malachi 4:2).</w:t>
      </w:r>
    </w:p>
    <w:p w:rsidR="00444090" w:rsidRPr="00A554D6" w:rsidRDefault="00444090" w:rsidP="00A554D6">
      <w:pPr>
        <w:pStyle w:val="ListParagraph"/>
        <w:numPr>
          <w:ilvl w:val="0"/>
          <w:numId w:val="51"/>
        </w:numPr>
        <w:rPr>
          <w:rPrChange w:id="1252" w:author="Stephen Reynolds, Jr." w:date="2013-02-07T14:36:00Z">
            <w:rPr/>
          </w:rPrChange>
        </w:rPr>
        <w:pPrChange w:id="1253" w:author="Stephen Reynolds, Jr." w:date="2013-02-07T14:37:00Z">
          <w:pPr/>
        </w:pPrChange>
      </w:pPr>
      <w:r w:rsidRPr="00A554D6">
        <w:rPr>
          <w:rPrChange w:id="1254" w:author="Stephen Reynolds, Jr." w:date="2013-02-07T14:36:00Z">
            <w:rPr/>
          </w:rPrChange>
        </w:rPr>
        <w:t>Sure Foundation (</w:t>
      </w:r>
      <w:del w:id="1255" w:author="Stephen Reynolds, Jr." w:date="2013-02-07T14:39:00Z">
        <w:r w:rsidRPr="00A554D6" w:rsidDel="00916314">
          <w:rPr>
            <w:rPrChange w:id="1256" w:author="Stephen Reynolds, Jr." w:date="2013-02-07T14:36:00Z">
              <w:rPr/>
            </w:rPrChange>
          </w:rPr>
          <w:delText>Isaiah</w:delText>
        </w:r>
      </w:del>
      <w:ins w:id="1257" w:author="Stephen Reynolds, Jr." w:date="2013-02-07T14:39:00Z">
        <w:r w:rsidR="00916314">
          <w:t>Isa.</w:t>
        </w:r>
      </w:ins>
      <w:r w:rsidRPr="00A554D6">
        <w:rPr>
          <w:rPrChange w:id="1258" w:author="Stephen Reynolds, Jr." w:date="2013-02-07T14:36:00Z">
            <w:rPr/>
          </w:rPrChange>
        </w:rPr>
        <w:t xml:space="preserve"> 28:16).</w:t>
      </w:r>
    </w:p>
    <w:p w:rsidR="00444090" w:rsidRPr="00A554D6" w:rsidRDefault="00444090" w:rsidP="00A554D6">
      <w:pPr>
        <w:pStyle w:val="ListParagraph"/>
        <w:numPr>
          <w:ilvl w:val="0"/>
          <w:numId w:val="51"/>
        </w:numPr>
        <w:rPr>
          <w:rPrChange w:id="1259" w:author="Stephen Reynolds, Jr." w:date="2013-02-07T14:36:00Z">
            <w:rPr/>
          </w:rPrChange>
        </w:rPr>
        <w:pPrChange w:id="1260" w:author="Stephen Reynolds, Jr." w:date="2013-02-07T14:37:00Z">
          <w:pPr/>
        </w:pPrChange>
      </w:pPr>
      <w:r w:rsidRPr="00A554D6">
        <w:rPr>
          <w:rPrChange w:id="1261" w:author="Stephen Reynolds, Jr." w:date="2013-02-07T14:36:00Z">
            <w:rPr/>
          </w:rPrChange>
        </w:rPr>
        <w:t>Surety (</w:t>
      </w:r>
      <w:del w:id="1262" w:author="Stephen Reynolds, Jr." w:date="2013-02-07T14:40:00Z">
        <w:r w:rsidRPr="00A554D6" w:rsidDel="00916314">
          <w:rPr>
            <w:rPrChange w:id="1263" w:author="Stephen Reynolds, Jr." w:date="2013-02-07T14:36:00Z">
              <w:rPr/>
            </w:rPrChange>
          </w:rPr>
          <w:delText>Hebrews</w:delText>
        </w:r>
      </w:del>
      <w:ins w:id="1264" w:author="Stephen Reynolds, Jr." w:date="2013-02-07T14:40:00Z">
        <w:r w:rsidR="00916314">
          <w:t>Heb.</w:t>
        </w:r>
      </w:ins>
      <w:r w:rsidRPr="00A554D6">
        <w:rPr>
          <w:rPrChange w:id="1265" w:author="Stephen Reynolds, Jr." w:date="2013-02-07T14:36:00Z">
            <w:rPr/>
          </w:rPrChange>
        </w:rPr>
        <w:t xml:space="preserve"> 7:22).</w:t>
      </w:r>
    </w:p>
    <w:p w:rsidR="00444090" w:rsidRPr="00A554D6" w:rsidRDefault="00444090" w:rsidP="00A554D6">
      <w:pPr>
        <w:pStyle w:val="ListParagraph"/>
        <w:numPr>
          <w:ilvl w:val="0"/>
          <w:numId w:val="51"/>
        </w:numPr>
        <w:rPr>
          <w:rPrChange w:id="1266" w:author="Stephen Reynolds, Jr." w:date="2013-02-07T14:36:00Z">
            <w:rPr/>
          </w:rPrChange>
        </w:rPr>
        <w:pPrChange w:id="1267" w:author="Stephen Reynolds, Jr." w:date="2013-02-07T14:37:00Z">
          <w:pPr/>
        </w:pPrChange>
      </w:pPr>
      <w:r w:rsidRPr="00A554D6">
        <w:rPr>
          <w:rPrChange w:id="1268" w:author="Stephen Reynolds, Jr." w:date="2013-02-07T14:36:00Z">
            <w:rPr/>
          </w:rPrChange>
        </w:rPr>
        <w:t>Teacher (</w:t>
      </w:r>
      <w:del w:id="1269" w:author="Stephen Reynolds, Jr." w:date="2013-02-07T14:40:00Z">
        <w:r w:rsidRPr="00A554D6" w:rsidDel="00916314">
          <w:rPr>
            <w:rPrChange w:id="1270" w:author="Stephen Reynolds, Jr." w:date="2013-02-07T14:36:00Z">
              <w:rPr/>
            </w:rPrChange>
          </w:rPr>
          <w:delText>Matthew</w:delText>
        </w:r>
      </w:del>
      <w:ins w:id="1271" w:author="Stephen Reynolds, Jr." w:date="2013-02-07T14:40:00Z">
        <w:r w:rsidR="00916314">
          <w:t>Matt.</w:t>
        </w:r>
      </w:ins>
      <w:r w:rsidRPr="00A554D6">
        <w:rPr>
          <w:rPrChange w:id="1272" w:author="Stephen Reynolds, Jr." w:date="2013-02-07T14:36:00Z">
            <w:rPr/>
          </w:rPrChange>
        </w:rPr>
        <w:t xml:space="preserve"> 23:8; John 3:2).</w:t>
      </w:r>
    </w:p>
    <w:p w:rsidR="00444090" w:rsidRPr="00A554D6" w:rsidRDefault="00444090" w:rsidP="00A554D6">
      <w:pPr>
        <w:pStyle w:val="ListParagraph"/>
        <w:numPr>
          <w:ilvl w:val="0"/>
          <w:numId w:val="51"/>
        </w:numPr>
        <w:rPr>
          <w:rPrChange w:id="1273" w:author="Stephen Reynolds, Jr." w:date="2013-02-07T14:36:00Z">
            <w:rPr/>
          </w:rPrChange>
        </w:rPr>
        <w:pPrChange w:id="1274" w:author="Stephen Reynolds, Jr." w:date="2013-02-07T14:37:00Z">
          <w:pPr/>
        </w:pPrChange>
      </w:pPr>
      <w:r w:rsidRPr="00A554D6">
        <w:rPr>
          <w:rPrChange w:id="1275" w:author="Stephen Reynolds, Jr." w:date="2013-02-07T14:36:00Z">
            <w:rPr/>
          </w:rPrChange>
        </w:rPr>
        <w:t>Tender Plant (</w:t>
      </w:r>
      <w:del w:id="1276" w:author="Stephen Reynolds, Jr." w:date="2013-02-07T14:39:00Z">
        <w:r w:rsidRPr="00A554D6" w:rsidDel="00916314">
          <w:rPr>
            <w:rPrChange w:id="1277" w:author="Stephen Reynolds, Jr." w:date="2013-02-07T14:36:00Z">
              <w:rPr/>
            </w:rPrChange>
          </w:rPr>
          <w:delText>Isaiah</w:delText>
        </w:r>
      </w:del>
      <w:ins w:id="1278" w:author="Stephen Reynolds, Jr." w:date="2013-02-07T14:39:00Z">
        <w:r w:rsidR="00916314">
          <w:t>Isa.</w:t>
        </w:r>
      </w:ins>
      <w:r w:rsidRPr="00A554D6">
        <w:rPr>
          <w:rPrChange w:id="1279" w:author="Stephen Reynolds, Jr." w:date="2013-02-07T14:36:00Z">
            <w:rPr/>
          </w:rPrChange>
        </w:rPr>
        <w:t xml:space="preserve"> 53:2).</w:t>
      </w:r>
    </w:p>
    <w:p w:rsidR="00444090" w:rsidRPr="00A554D6" w:rsidRDefault="00444090" w:rsidP="00A554D6">
      <w:pPr>
        <w:pStyle w:val="ListParagraph"/>
        <w:numPr>
          <w:ilvl w:val="0"/>
          <w:numId w:val="51"/>
        </w:numPr>
        <w:rPr>
          <w:rPrChange w:id="1280" w:author="Stephen Reynolds, Jr." w:date="2013-02-07T14:36:00Z">
            <w:rPr/>
          </w:rPrChange>
        </w:rPr>
        <w:pPrChange w:id="1281" w:author="Stephen Reynolds, Jr." w:date="2013-02-07T14:37:00Z">
          <w:pPr/>
        </w:pPrChange>
      </w:pPr>
      <w:r w:rsidRPr="00A554D6">
        <w:rPr>
          <w:rPrChange w:id="1282" w:author="Stephen Reynolds, Jr." w:date="2013-02-07T14:36:00Z">
            <w:rPr/>
          </w:rPrChange>
        </w:rPr>
        <w:t>True God (1 John 5:20).</w:t>
      </w:r>
    </w:p>
    <w:p w:rsidR="00444090" w:rsidRPr="00A554D6" w:rsidRDefault="00444090" w:rsidP="00A554D6">
      <w:pPr>
        <w:pStyle w:val="ListParagraph"/>
        <w:numPr>
          <w:ilvl w:val="0"/>
          <w:numId w:val="51"/>
        </w:numPr>
        <w:rPr>
          <w:rPrChange w:id="1283" w:author="Stephen Reynolds, Jr." w:date="2013-02-07T14:36:00Z">
            <w:rPr/>
          </w:rPrChange>
        </w:rPr>
        <w:pPrChange w:id="1284" w:author="Stephen Reynolds, Jr." w:date="2013-02-07T14:37:00Z">
          <w:pPr/>
        </w:pPrChange>
      </w:pPr>
      <w:r w:rsidRPr="00A554D6">
        <w:rPr>
          <w:rPrChange w:id="1285" w:author="Stephen Reynolds, Jr." w:date="2013-02-07T14:36:00Z">
            <w:rPr/>
          </w:rPrChange>
        </w:rPr>
        <w:t>True Light (John 1:9).</w:t>
      </w:r>
    </w:p>
    <w:p w:rsidR="00444090" w:rsidRPr="00A554D6" w:rsidRDefault="00444090" w:rsidP="00A554D6">
      <w:pPr>
        <w:pStyle w:val="ListParagraph"/>
        <w:numPr>
          <w:ilvl w:val="0"/>
          <w:numId w:val="51"/>
        </w:numPr>
        <w:rPr>
          <w:rPrChange w:id="1286" w:author="Stephen Reynolds, Jr." w:date="2013-02-07T14:36:00Z">
            <w:rPr/>
          </w:rPrChange>
        </w:rPr>
        <w:pPrChange w:id="1287" w:author="Stephen Reynolds, Jr." w:date="2013-02-07T14:37:00Z">
          <w:pPr/>
        </w:pPrChange>
      </w:pPr>
      <w:r w:rsidRPr="00A554D6">
        <w:rPr>
          <w:rPrChange w:id="1288" w:author="Stephen Reynolds, Jr." w:date="2013-02-07T14:36:00Z">
            <w:rPr/>
          </w:rPrChange>
        </w:rPr>
        <w:t>True Vine (John 15:1).</w:t>
      </w:r>
    </w:p>
    <w:p w:rsidR="00444090" w:rsidRPr="00A554D6" w:rsidRDefault="00444090" w:rsidP="00A554D6">
      <w:pPr>
        <w:pStyle w:val="ListParagraph"/>
        <w:numPr>
          <w:ilvl w:val="0"/>
          <w:numId w:val="51"/>
        </w:numPr>
        <w:rPr>
          <w:rPrChange w:id="1289" w:author="Stephen Reynolds, Jr." w:date="2013-02-07T14:36:00Z">
            <w:rPr/>
          </w:rPrChange>
        </w:rPr>
        <w:pPrChange w:id="1290" w:author="Stephen Reynolds, Jr." w:date="2013-02-07T14:37:00Z">
          <w:pPr/>
        </w:pPrChange>
      </w:pPr>
      <w:r w:rsidRPr="00A554D6">
        <w:rPr>
          <w:rPrChange w:id="1291" w:author="Stephen Reynolds, Jr." w:date="2013-02-07T14:36:00Z">
            <w:rPr/>
          </w:rPrChange>
        </w:rPr>
        <w:t>Truth (John 14:6).</w:t>
      </w:r>
    </w:p>
    <w:p w:rsidR="00444090" w:rsidRPr="00A554D6" w:rsidRDefault="00444090" w:rsidP="00A554D6">
      <w:pPr>
        <w:pStyle w:val="ListParagraph"/>
        <w:numPr>
          <w:ilvl w:val="0"/>
          <w:numId w:val="51"/>
        </w:numPr>
        <w:rPr>
          <w:rPrChange w:id="1292" w:author="Stephen Reynolds, Jr." w:date="2013-02-07T14:36:00Z">
            <w:rPr/>
          </w:rPrChange>
        </w:rPr>
        <w:pPrChange w:id="1293" w:author="Stephen Reynolds, Jr." w:date="2013-02-07T14:37:00Z">
          <w:pPr/>
        </w:pPrChange>
      </w:pPr>
      <w:r w:rsidRPr="00A554D6">
        <w:rPr>
          <w:rPrChange w:id="1294" w:author="Stephen Reynolds, Jr." w:date="2013-02-07T14:36:00Z">
            <w:rPr/>
          </w:rPrChange>
        </w:rPr>
        <w:t>Vine (John 15:1).</w:t>
      </w:r>
    </w:p>
    <w:p w:rsidR="00444090" w:rsidRPr="00A554D6" w:rsidRDefault="00444090" w:rsidP="00A554D6">
      <w:pPr>
        <w:pStyle w:val="ListParagraph"/>
        <w:numPr>
          <w:ilvl w:val="0"/>
          <w:numId w:val="51"/>
        </w:numPr>
        <w:rPr>
          <w:rPrChange w:id="1295" w:author="Stephen Reynolds, Jr." w:date="2013-02-07T14:36:00Z">
            <w:rPr/>
          </w:rPrChange>
        </w:rPr>
        <w:pPrChange w:id="1296" w:author="Stephen Reynolds, Jr." w:date="2013-02-07T14:37:00Z">
          <w:pPr/>
        </w:pPrChange>
      </w:pPr>
      <w:r w:rsidRPr="00A554D6">
        <w:rPr>
          <w:rPrChange w:id="1297" w:author="Stephen Reynolds, Jr." w:date="2013-02-07T14:36:00Z">
            <w:rPr/>
          </w:rPrChange>
        </w:rPr>
        <w:t>Way (John 14:6).</w:t>
      </w:r>
    </w:p>
    <w:p w:rsidR="00444090" w:rsidRPr="00A554D6" w:rsidDel="00C306D4" w:rsidRDefault="00444090" w:rsidP="00A554D6">
      <w:pPr>
        <w:pStyle w:val="ListParagraph"/>
        <w:numPr>
          <w:ilvl w:val="0"/>
          <w:numId w:val="51"/>
        </w:numPr>
        <w:rPr>
          <w:del w:id="1298" w:author="Stephen Reynolds, Jr." w:date="2013-02-07T14:52:00Z"/>
          <w:rPrChange w:id="1299" w:author="Stephen Reynolds, Jr." w:date="2013-02-07T14:36:00Z">
            <w:rPr>
              <w:del w:id="1300" w:author="Stephen Reynolds, Jr." w:date="2013-02-07T14:52:00Z"/>
            </w:rPr>
          </w:rPrChange>
        </w:rPr>
        <w:pPrChange w:id="1301" w:author="Stephen Reynolds, Jr." w:date="2013-02-07T14:37:00Z">
          <w:pPr/>
        </w:pPrChange>
      </w:pPr>
      <w:r w:rsidRPr="00A554D6">
        <w:rPr>
          <w:rPrChange w:id="1302" w:author="Stephen Reynolds, Jr." w:date="2013-02-07T14:36:00Z">
            <w:rPr/>
          </w:rPrChange>
        </w:rPr>
        <w:t>Wisdom (</w:t>
      </w:r>
      <w:del w:id="1303" w:author="Stephen Reynolds, Jr." w:date="2013-02-07T14:48:00Z">
        <w:r w:rsidRPr="00A554D6" w:rsidDel="00916314">
          <w:rPr>
            <w:rPrChange w:id="1304" w:author="Stephen Reynolds, Jr." w:date="2013-02-07T14:36:00Z">
              <w:rPr/>
            </w:rPrChange>
          </w:rPr>
          <w:delText>Proverbs</w:delText>
        </w:r>
      </w:del>
      <w:ins w:id="1305" w:author="Stephen Reynolds, Jr." w:date="2013-02-07T14:48:00Z">
        <w:r w:rsidR="00916314">
          <w:t>Pr.</w:t>
        </w:r>
      </w:ins>
      <w:r w:rsidRPr="00A554D6">
        <w:rPr>
          <w:rPrChange w:id="1306" w:author="Stephen Reynolds, Jr." w:date="2013-02-07T14:36:00Z">
            <w:rPr/>
          </w:rPrChange>
        </w:rPr>
        <w:t xml:space="preserve"> 8:12</w:t>
      </w:r>
      <w:ins w:id="1307" w:author="Stephen Reynolds, Jr." w:date="2013-02-07T14:52:00Z">
        <w:r w:rsidR="00C306D4">
          <w:t xml:space="preserve">; </w:t>
        </w:r>
      </w:ins>
      <w:del w:id="1308" w:author="Stephen Reynolds, Jr." w:date="2013-02-07T14:52:00Z">
        <w:r w:rsidRPr="00A554D6" w:rsidDel="00C306D4">
          <w:rPr>
            <w:rPrChange w:id="1309" w:author="Stephen Reynolds, Jr." w:date="2013-02-07T14:36:00Z">
              <w:rPr/>
            </w:rPrChange>
          </w:rPr>
          <w:delText>).</w:delText>
        </w:r>
      </w:del>
    </w:p>
    <w:p w:rsidR="00444090" w:rsidRPr="00A554D6" w:rsidRDefault="00444090" w:rsidP="00C306D4">
      <w:pPr>
        <w:pStyle w:val="ListParagraph"/>
        <w:numPr>
          <w:ilvl w:val="0"/>
          <w:numId w:val="51"/>
        </w:numPr>
        <w:rPr>
          <w:rPrChange w:id="1310" w:author="Stephen Reynolds, Jr." w:date="2013-02-07T14:36:00Z">
            <w:rPr/>
          </w:rPrChange>
        </w:rPr>
        <w:pPrChange w:id="1311" w:author="Stephen Reynolds, Jr." w:date="2013-02-07T14:52:00Z">
          <w:pPr/>
        </w:pPrChange>
      </w:pPr>
      <w:del w:id="1312" w:author="Stephen Reynolds, Jr." w:date="2013-02-07T14:52:00Z">
        <w:r w:rsidRPr="00A554D6" w:rsidDel="00C306D4">
          <w:rPr>
            <w:rPrChange w:id="1313" w:author="Stephen Reynolds, Jr." w:date="2013-02-07T14:36:00Z">
              <w:rPr/>
            </w:rPrChange>
          </w:rPr>
          <w:delText>Wisdom of God (</w:delText>
        </w:r>
      </w:del>
      <w:r w:rsidRPr="00A554D6">
        <w:rPr>
          <w:rPrChange w:id="1314" w:author="Stephen Reynolds, Jr." w:date="2013-02-07T14:36:00Z">
            <w:rPr/>
          </w:rPrChange>
        </w:rPr>
        <w:t xml:space="preserve">1 </w:t>
      </w:r>
      <w:del w:id="1315" w:author="Stephen Reynolds, Jr." w:date="2013-02-07T14:40:00Z">
        <w:r w:rsidRPr="00A554D6" w:rsidDel="00916314">
          <w:rPr>
            <w:rPrChange w:id="1316" w:author="Stephen Reynolds, Jr." w:date="2013-02-07T14:36:00Z">
              <w:rPr/>
            </w:rPrChange>
          </w:rPr>
          <w:delText>Corinthians</w:delText>
        </w:r>
      </w:del>
      <w:ins w:id="1317" w:author="Stephen Reynolds, Jr." w:date="2013-02-07T14:40:00Z">
        <w:r w:rsidR="00916314">
          <w:t>Cor.</w:t>
        </w:r>
      </w:ins>
      <w:r w:rsidRPr="00A554D6">
        <w:rPr>
          <w:rPrChange w:id="1318" w:author="Stephen Reynolds, Jr." w:date="2013-02-07T14:36:00Z">
            <w:rPr/>
          </w:rPrChange>
        </w:rPr>
        <w:t xml:space="preserve"> 1:24).</w:t>
      </w:r>
    </w:p>
    <w:p w:rsidR="00444090" w:rsidRPr="00A554D6" w:rsidRDefault="00444090" w:rsidP="00A554D6">
      <w:pPr>
        <w:pStyle w:val="ListParagraph"/>
        <w:numPr>
          <w:ilvl w:val="0"/>
          <w:numId w:val="51"/>
        </w:numPr>
        <w:rPr>
          <w:rPrChange w:id="1319" w:author="Stephen Reynolds, Jr." w:date="2013-02-07T14:36:00Z">
            <w:rPr/>
          </w:rPrChange>
        </w:rPr>
        <w:pPrChange w:id="1320" w:author="Stephen Reynolds, Jr." w:date="2013-02-07T14:37:00Z">
          <w:pPr/>
        </w:pPrChange>
      </w:pPr>
      <w:r w:rsidRPr="00A554D6">
        <w:rPr>
          <w:rPrChange w:id="1321" w:author="Stephen Reynolds, Jr." w:date="2013-02-07T14:36:00Z">
            <w:rPr/>
          </w:rPrChange>
        </w:rPr>
        <w:t>Witness (</w:t>
      </w:r>
      <w:del w:id="1322" w:author="Stephen Reynolds, Jr." w:date="2013-02-07T14:39:00Z">
        <w:r w:rsidRPr="00A554D6" w:rsidDel="00916314">
          <w:rPr>
            <w:rPrChange w:id="1323" w:author="Stephen Reynolds, Jr." w:date="2013-02-07T14:36:00Z">
              <w:rPr/>
            </w:rPrChange>
          </w:rPr>
          <w:delText>Isaiah</w:delText>
        </w:r>
      </w:del>
      <w:ins w:id="1324" w:author="Stephen Reynolds, Jr." w:date="2013-02-07T14:39:00Z">
        <w:r w:rsidR="00916314">
          <w:t>Isa.</w:t>
        </w:r>
      </w:ins>
      <w:r w:rsidRPr="00A554D6">
        <w:rPr>
          <w:rPrChange w:id="1325" w:author="Stephen Reynolds, Jr." w:date="2013-02-07T14:36:00Z">
            <w:rPr/>
          </w:rPrChange>
        </w:rPr>
        <w:t xml:space="preserve"> 55:4; </w:t>
      </w:r>
      <w:del w:id="1326" w:author="Stephen Reynolds, Jr." w:date="2013-02-07T14:46:00Z">
        <w:r w:rsidRPr="00A554D6" w:rsidDel="00916314">
          <w:rPr>
            <w:rPrChange w:id="1327" w:author="Stephen Reynolds, Jr." w:date="2013-02-07T14:36:00Z">
              <w:rPr/>
            </w:rPrChange>
          </w:rPr>
          <w:delText>Revelation</w:delText>
        </w:r>
      </w:del>
      <w:ins w:id="1328" w:author="Stephen Reynolds, Jr." w:date="2013-02-07T14:46:00Z">
        <w:r w:rsidR="00916314">
          <w:t>Rev.</w:t>
        </w:r>
      </w:ins>
      <w:r w:rsidRPr="00A554D6">
        <w:rPr>
          <w:rPrChange w:id="1329" w:author="Stephen Reynolds, Jr." w:date="2013-02-07T14:36:00Z">
            <w:rPr/>
          </w:rPrChange>
        </w:rPr>
        <w:t xml:space="preserve"> 1:5).</w:t>
      </w:r>
    </w:p>
    <w:p w:rsidR="00444090" w:rsidRPr="00A554D6" w:rsidRDefault="00444090" w:rsidP="00A554D6">
      <w:pPr>
        <w:pStyle w:val="ListParagraph"/>
        <w:numPr>
          <w:ilvl w:val="0"/>
          <w:numId w:val="51"/>
        </w:numPr>
        <w:rPr>
          <w:rPrChange w:id="1330" w:author="Stephen Reynolds, Jr." w:date="2013-02-07T14:36:00Z">
            <w:rPr/>
          </w:rPrChange>
        </w:rPr>
        <w:pPrChange w:id="1331" w:author="Stephen Reynolds, Jr." w:date="2013-02-07T14:37:00Z">
          <w:pPr/>
        </w:pPrChange>
      </w:pPr>
      <w:r w:rsidRPr="00A554D6">
        <w:rPr>
          <w:rPrChange w:id="1332" w:author="Stephen Reynolds, Jr." w:date="2013-02-07T14:36:00Z">
            <w:rPr/>
          </w:rPrChange>
        </w:rPr>
        <w:t>Wonderful (</w:t>
      </w:r>
      <w:del w:id="1333" w:author="Stephen Reynolds, Jr." w:date="2013-02-07T14:39:00Z">
        <w:r w:rsidRPr="00A554D6" w:rsidDel="00916314">
          <w:rPr>
            <w:rPrChange w:id="1334" w:author="Stephen Reynolds, Jr." w:date="2013-02-07T14:36:00Z">
              <w:rPr/>
            </w:rPrChange>
          </w:rPr>
          <w:delText>Isaiah</w:delText>
        </w:r>
      </w:del>
      <w:ins w:id="1335" w:author="Stephen Reynolds, Jr." w:date="2013-02-07T14:39:00Z">
        <w:r w:rsidR="00916314">
          <w:t>Isa.</w:t>
        </w:r>
      </w:ins>
      <w:r w:rsidRPr="00A554D6">
        <w:rPr>
          <w:rPrChange w:id="1336" w:author="Stephen Reynolds, Jr." w:date="2013-02-07T14:36:00Z">
            <w:rPr/>
          </w:rPrChange>
        </w:rPr>
        <w:t xml:space="preserve"> 9:6).</w:t>
      </w:r>
    </w:p>
    <w:p w:rsidR="00444090" w:rsidRPr="00A554D6" w:rsidDel="00C306D4" w:rsidRDefault="00444090" w:rsidP="00C306D4">
      <w:pPr>
        <w:pStyle w:val="ListParagraph"/>
        <w:numPr>
          <w:ilvl w:val="0"/>
          <w:numId w:val="51"/>
        </w:numPr>
        <w:rPr>
          <w:del w:id="1337" w:author="Stephen Reynolds, Jr." w:date="2013-02-07T14:52:00Z"/>
          <w:rPrChange w:id="1338" w:author="Stephen Reynolds, Jr." w:date="2013-02-07T14:36:00Z">
            <w:rPr>
              <w:del w:id="1339" w:author="Stephen Reynolds, Jr." w:date="2013-02-07T14:52:00Z"/>
            </w:rPr>
          </w:rPrChange>
        </w:rPr>
        <w:pPrChange w:id="1340" w:author="Stephen Reynolds, Jr." w:date="2013-02-07T14:52:00Z">
          <w:pPr/>
        </w:pPrChange>
      </w:pPr>
      <w:r w:rsidRPr="00A554D6">
        <w:rPr>
          <w:rPrChange w:id="1341" w:author="Stephen Reynolds, Jr." w:date="2013-02-07T14:36:00Z">
            <w:rPr/>
          </w:rPrChange>
        </w:rPr>
        <w:t>Word (John 1:1; 1 John 5:7</w:t>
      </w:r>
      <w:ins w:id="1342" w:author="Stephen Reynolds, Jr." w:date="2013-02-07T14:52:00Z">
        <w:r w:rsidR="00C306D4">
          <w:t xml:space="preserve">; </w:t>
        </w:r>
      </w:ins>
      <w:del w:id="1343" w:author="Stephen Reynolds, Jr." w:date="2013-02-07T14:52:00Z">
        <w:r w:rsidRPr="00A554D6" w:rsidDel="00C306D4">
          <w:rPr>
            <w:rPrChange w:id="1344" w:author="Stephen Reynolds, Jr." w:date="2013-02-07T14:36:00Z">
              <w:rPr/>
            </w:rPrChange>
          </w:rPr>
          <w:delText>).</w:delText>
        </w:r>
      </w:del>
    </w:p>
    <w:p w:rsidR="00444090" w:rsidRPr="00A554D6" w:rsidDel="00C306D4" w:rsidRDefault="00444090" w:rsidP="00C306D4">
      <w:pPr>
        <w:pStyle w:val="ListParagraph"/>
        <w:numPr>
          <w:ilvl w:val="0"/>
          <w:numId w:val="51"/>
        </w:numPr>
        <w:rPr>
          <w:del w:id="1345" w:author="Stephen Reynolds, Jr." w:date="2013-02-07T14:52:00Z"/>
          <w:rPrChange w:id="1346" w:author="Stephen Reynolds, Jr." w:date="2013-02-07T14:36:00Z">
            <w:rPr>
              <w:del w:id="1347" w:author="Stephen Reynolds, Jr." w:date="2013-02-07T14:52:00Z"/>
            </w:rPr>
          </w:rPrChange>
        </w:rPr>
        <w:pPrChange w:id="1348" w:author="Stephen Reynolds, Jr." w:date="2013-02-07T14:52:00Z">
          <w:pPr/>
        </w:pPrChange>
      </w:pPr>
      <w:del w:id="1349" w:author="Stephen Reynolds, Jr." w:date="2013-02-07T14:52:00Z">
        <w:r w:rsidRPr="00A554D6" w:rsidDel="00C306D4">
          <w:rPr>
            <w:rPrChange w:id="1350" w:author="Stephen Reynolds, Jr." w:date="2013-02-07T14:36:00Z">
              <w:rPr/>
            </w:rPrChange>
          </w:rPr>
          <w:delText>Word of God (</w:delText>
        </w:r>
      </w:del>
      <w:del w:id="1351" w:author="Stephen Reynolds, Jr." w:date="2013-02-07T14:46:00Z">
        <w:r w:rsidRPr="00A554D6" w:rsidDel="00916314">
          <w:rPr>
            <w:rPrChange w:id="1352" w:author="Stephen Reynolds, Jr." w:date="2013-02-07T14:36:00Z">
              <w:rPr/>
            </w:rPrChange>
          </w:rPr>
          <w:delText>Revelation</w:delText>
        </w:r>
      </w:del>
      <w:ins w:id="1353" w:author="Stephen Reynolds, Jr." w:date="2013-02-07T14:46:00Z">
        <w:r w:rsidR="00916314">
          <w:t>Rev.</w:t>
        </w:r>
      </w:ins>
      <w:r w:rsidRPr="00A554D6">
        <w:rPr>
          <w:rPrChange w:id="1354" w:author="Stephen Reynolds, Jr." w:date="2013-02-07T14:36:00Z">
            <w:rPr/>
          </w:rPrChange>
        </w:rPr>
        <w:t xml:space="preserve"> 19:13</w:t>
      </w:r>
      <w:ins w:id="1355" w:author="Stephen Reynolds, Jr." w:date="2013-02-07T14:53:00Z">
        <w:r w:rsidR="00C306D4">
          <w:t xml:space="preserve">; </w:t>
        </w:r>
      </w:ins>
      <w:del w:id="1356" w:author="Stephen Reynolds, Jr." w:date="2013-02-07T14:53:00Z">
        <w:r w:rsidRPr="00A554D6" w:rsidDel="00C306D4">
          <w:rPr>
            <w:rPrChange w:id="1357" w:author="Stephen Reynolds, Jr." w:date="2013-02-07T14:36:00Z">
              <w:rPr/>
            </w:rPrChange>
          </w:rPr>
          <w:delText>).</w:delText>
        </w:r>
      </w:del>
      <w:ins w:id="1358" w:author="Stephen Reynolds, Jr." w:date="2013-02-07T14:52:00Z">
        <w:r w:rsidR="00C306D4" w:rsidRPr="00A554D6" w:rsidDel="00C306D4">
          <w:rPr>
            <w:rPrChange w:id="1359" w:author="Stephen Reynolds, Jr." w:date="2013-02-07T14:36:00Z">
              <w:rPr/>
            </w:rPrChange>
          </w:rPr>
          <w:t xml:space="preserve"> </w:t>
        </w:r>
      </w:ins>
    </w:p>
    <w:p w:rsidR="00444090" w:rsidRPr="00A554D6" w:rsidRDefault="00444090" w:rsidP="00C306D4">
      <w:pPr>
        <w:pStyle w:val="ListParagraph"/>
        <w:numPr>
          <w:ilvl w:val="0"/>
          <w:numId w:val="51"/>
        </w:numPr>
        <w:rPr>
          <w:rPrChange w:id="1360" w:author="Stephen Reynolds, Jr." w:date="2013-02-07T14:36:00Z">
            <w:rPr/>
          </w:rPrChange>
        </w:rPr>
        <w:sectPr w:rsidR="00444090" w:rsidRPr="00A554D6" w:rsidSect="00A554D6">
          <w:type w:val="continuous"/>
          <w:pgSz w:w="12240" w:h="15840" w:code="1"/>
          <w:pgMar w:top="1440" w:right="1008" w:bottom="1440" w:left="1008" w:header="720" w:footer="720" w:gutter="0"/>
          <w:cols w:num="2" w:space="240"/>
          <w:titlePg/>
          <w:docGrid w:linePitch="360"/>
          <w:sectPrChange w:id="1361" w:author="Stephen Reynolds, Jr." w:date="2013-02-07T14:36:00Z">
            <w:sectPr w:rsidR="00444090" w:rsidRPr="00A554D6" w:rsidSect="00A554D6">
              <w:pgMar w:top="1440" w:right="1008" w:bottom="1440" w:left="1008" w:header="720" w:footer="720" w:gutter="0"/>
            </w:sectPr>
          </w:sectPrChange>
        </w:sectPr>
        <w:pPrChange w:id="1362" w:author="Stephen Reynolds, Jr." w:date="2013-02-07T14:52:00Z">
          <w:pPr/>
        </w:pPrChange>
      </w:pPr>
      <w:del w:id="1363" w:author="Stephen Reynolds, Jr." w:date="2013-02-07T14:52:00Z">
        <w:r w:rsidRPr="00A554D6" w:rsidDel="00C306D4">
          <w:rPr>
            <w:rPrChange w:id="1364" w:author="Stephen Reynolds, Jr." w:date="2013-02-07T14:36:00Z">
              <w:rPr/>
            </w:rPrChange>
          </w:rPr>
          <w:delText>Word of Life (</w:delText>
        </w:r>
      </w:del>
      <w:r w:rsidRPr="00A554D6">
        <w:rPr>
          <w:rPrChange w:id="1365" w:author="Stephen Reynolds, Jr." w:date="2013-02-07T14:36:00Z">
            <w:rPr/>
          </w:rPrChange>
        </w:rPr>
        <w:t>1 John 1:1)</w:t>
      </w:r>
    </w:p>
    <w:p w:rsidR="00FC01FC" w:rsidRPr="00A554D6" w:rsidRDefault="00FC01FC" w:rsidP="00A554D6">
      <w:pPr>
        <w:rPr>
          <w:rPrChange w:id="1366" w:author="Stephen Reynolds, Jr." w:date="2013-02-07T14:36:00Z">
            <w:rPr/>
          </w:rPrChange>
        </w:rPr>
        <w:pPrChange w:id="1367" w:author="Stephen Reynolds, Jr." w:date="2013-02-07T14:36:00Z">
          <w:pPr/>
        </w:pPrChange>
      </w:pPr>
      <w:r w:rsidRPr="00A554D6">
        <w:rPr>
          <w:rPrChange w:id="1368" w:author="Stephen Reynolds, Jr." w:date="2013-02-07T14:36:00Z">
            <w:rPr/>
          </w:rPrChange>
        </w:rPr>
        <w:br w:type="page"/>
      </w:r>
    </w:p>
    <w:p w:rsidR="00F55E07" w:rsidRDefault="00F55E07" w:rsidP="0047452D">
      <w:pPr>
        <w:pStyle w:val="Heading2"/>
      </w:pPr>
      <w:bookmarkStart w:id="1369" w:name="_Toc338753260"/>
      <w:r>
        <w:t>Lesson 2</w:t>
      </w:r>
      <w:r w:rsidR="00C3661F">
        <w:t>: Christ</w:t>
      </w:r>
      <w:r>
        <w:t xml:space="preserve"> </w:t>
      </w:r>
      <w:r w:rsidR="00C3661F">
        <w:t>before</w:t>
      </w:r>
      <w:r>
        <w:t xml:space="preserve"> Bethlehem, Part 2</w:t>
      </w:r>
      <w:bookmarkEnd w:id="1369"/>
    </w:p>
    <w:p w:rsidR="00706444" w:rsidRDefault="00706444" w:rsidP="00C3661F"/>
    <w:p w:rsidR="00C3661F" w:rsidRDefault="00C3661F" w:rsidP="00C3661F">
      <w:r>
        <w:t xml:space="preserve">Silent Moment: </w:t>
      </w:r>
      <w:r w:rsidR="00706444">
        <w:t>“The Two Horses: Black &amp; White” and “</w:t>
      </w:r>
      <w:r w:rsidR="00FB1280">
        <w:t xml:space="preserve">The </w:t>
      </w:r>
      <w:r w:rsidR="00706444">
        <w:t>Rose of Sharon”</w:t>
      </w:r>
    </w:p>
    <w:p w:rsidR="00C3661F" w:rsidRDefault="00C3661F" w:rsidP="00F7035C"/>
    <w:p w:rsidR="00A00925" w:rsidRDefault="00A00925" w:rsidP="00A00925">
      <w:r>
        <w:t>Lesson Description:</w:t>
      </w:r>
    </w:p>
    <w:p w:rsidR="00A00925" w:rsidRDefault="00A00925" w:rsidP="00A00925"/>
    <w:p w:rsidR="00A00925" w:rsidRDefault="00680035" w:rsidP="00093A3A">
      <w:pPr>
        <w:pStyle w:val="ParagraphNormal"/>
      </w:pPr>
      <w:r>
        <w:t>Prophets spoke in detail of the coming Christ. We will focus in on the “Messianic Prophesies” of the Old Testament and how Christ fulfilled each one.</w:t>
      </w:r>
    </w:p>
    <w:p w:rsidR="00A00925" w:rsidRDefault="00A00925" w:rsidP="00F7035C"/>
    <w:p w:rsidR="00D86F9D" w:rsidRDefault="00D86F9D" w:rsidP="00F7035C"/>
    <w:p w:rsidR="007330E2" w:rsidRDefault="007330E2">
      <w:pPr>
        <w:rPr>
          <w:rFonts w:ascii="Times New Roman" w:hAnsi="Times New Roman"/>
          <w:b/>
          <w:sz w:val="36"/>
          <w:szCs w:val="24"/>
        </w:rPr>
      </w:pPr>
      <w:r>
        <w:br w:type="page"/>
      </w:r>
    </w:p>
    <w:p w:rsidR="00D86F9D" w:rsidRDefault="00D86F9D" w:rsidP="00D86F9D">
      <w:pPr>
        <w:pStyle w:val="Title"/>
      </w:pPr>
      <w:r>
        <w:t>The Two Horses</w:t>
      </w:r>
    </w:p>
    <w:p w:rsidR="00D86F9D" w:rsidRDefault="00D86F9D" w:rsidP="00D86F9D"/>
    <w:p w:rsidR="00D86F9D" w:rsidRDefault="00D86F9D" w:rsidP="00093A3A">
      <w:pPr>
        <w:pStyle w:val="ParagraphNormal"/>
      </w:pPr>
      <w:r>
        <w:t>Just up the road from my home is a field with two horses in it.  From a distance, each looks like every other horse.  But if you stop your car, or if you are walking by you will notice something quite amazing.</w:t>
      </w:r>
    </w:p>
    <w:p w:rsidR="00D86F9D" w:rsidRDefault="00D86F9D" w:rsidP="00093A3A">
      <w:pPr>
        <w:pStyle w:val="ParagraphNormal"/>
      </w:pPr>
    </w:p>
    <w:p w:rsidR="00D86F9D" w:rsidRDefault="00D86F9D" w:rsidP="00093A3A">
      <w:pPr>
        <w:pStyle w:val="ParagraphNormal"/>
      </w:pPr>
      <w:r>
        <w:t>Looking into the eyes of the larger, dark-colored horse will disclose that he is blind. His owner has chosen not to have him put down, but has made a good home for him. This alone is amazing because the blind horse is of no practical use to his owner.</w:t>
      </w:r>
    </w:p>
    <w:p w:rsidR="00D86F9D" w:rsidRDefault="00D86F9D" w:rsidP="00093A3A">
      <w:pPr>
        <w:pStyle w:val="ParagraphNormal"/>
      </w:pPr>
    </w:p>
    <w:p w:rsidR="00D86F9D" w:rsidRDefault="00D86F9D" w:rsidP="00093A3A">
      <w:pPr>
        <w:pStyle w:val="ParagraphNormal"/>
      </w:pPr>
      <w:r>
        <w:t>If you listen closely you will hear the sound of a bell.  Looking around for the source of the sound, you will see that it comes from the smaller light-colored horse. Attached to her halter is a small bell.  It lets her blind friend know where she is so he can follow her.</w:t>
      </w:r>
    </w:p>
    <w:p w:rsidR="00D86F9D" w:rsidRDefault="00D86F9D" w:rsidP="00093A3A">
      <w:pPr>
        <w:pStyle w:val="ParagraphNormal"/>
      </w:pPr>
    </w:p>
    <w:p w:rsidR="00D86F9D" w:rsidRDefault="00D86F9D" w:rsidP="00093A3A">
      <w:pPr>
        <w:pStyle w:val="ParagraphNormal"/>
      </w:pPr>
      <w:r>
        <w:t>If you stand for a while and watch these two friends, you will see how the smaller horse is always checking on the blind one. The blind horse listens for the bell and then slowly walks to where his friend is; always trusting she will not lead him astray.</w:t>
      </w:r>
    </w:p>
    <w:p w:rsidR="00D86F9D" w:rsidRDefault="00D86F9D" w:rsidP="00093A3A">
      <w:pPr>
        <w:pStyle w:val="ParagraphNormal"/>
      </w:pPr>
    </w:p>
    <w:p w:rsidR="00D86F9D" w:rsidRDefault="00D86F9D" w:rsidP="00093A3A">
      <w:pPr>
        <w:pStyle w:val="ParagraphNormal"/>
      </w:pPr>
      <w:r>
        <w:t>Like the owners of these two horses, God does not throw us away just because we are not perfect or because we have problems or challenges. He watches over us and even brings others into our lives to help us when we are in need.</w:t>
      </w:r>
    </w:p>
    <w:p w:rsidR="00D86F9D" w:rsidRDefault="00D86F9D" w:rsidP="00093A3A">
      <w:pPr>
        <w:pStyle w:val="ParagraphNormal"/>
      </w:pPr>
    </w:p>
    <w:p w:rsidR="00D86F9D" w:rsidRDefault="00D86F9D" w:rsidP="00093A3A">
      <w:pPr>
        <w:pStyle w:val="ParagraphNormal"/>
      </w:pPr>
      <w:r>
        <w:t>Sometimes we are the blind horse being guided by God and those whom he places in our lives. Other times we are the guide horse, helping others to see God.</w:t>
      </w:r>
    </w:p>
    <w:p w:rsidR="00115664" w:rsidRDefault="00115664">
      <w:pPr>
        <w:rPr>
          <w:rFonts w:ascii="Times New Roman" w:hAnsi="Times New Roman"/>
          <w:b/>
          <w:sz w:val="36"/>
          <w:szCs w:val="24"/>
        </w:rPr>
      </w:pPr>
      <w:r>
        <w:br w:type="page"/>
      </w:r>
    </w:p>
    <w:p w:rsidR="00115664" w:rsidRDefault="00115664" w:rsidP="00115664">
      <w:pPr>
        <w:pStyle w:val="Title"/>
      </w:pPr>
      <w:r>
        <w:t>The Rose of Sharon</w:t>
      </w:r>
    </w:p>
    <w:p w:rsidR="00115664" w:rsidRDefault="00115664" w:rsidP="00115664"/>
    <w:p w:rsidR="008D1657" w:rsidRDefault="008D1657" w:rsidP="00093A3A">
      <w:pPr>
        <w:pStyle w:val="ParagraphNormal"/>
      </w:pPr>
      <w:r>
        <w:t>"I am the rose of Sharon." Song of Solomon 2:1</w:t>
      </w:r>
    </w:p>
    <w:p w:rsidR="008D1657" w:rsidRDefault="008D1657" w:rsidP="00093A3A">
      <w:pPr>
        <w:pStyle w:val="ParagraphNormal"/>
      </w:pPr>
    </w:p>
    <w:p w:rsidR="008D1657" w:rsidRDefault="008D1657" w:rsidP="00093A3A">
      <w:pPr>
        <w:pStyle w:val="ParagraphNormal"/>
      </w:pPr>
      <w:r>
        <w:rPr>
          <w:noProof/>
        </w:rPr>
        <w:drawing>
          <wp:anchor distT="0" distB="0" distL="114300" distR="114300" simplePos="0" relativeHeight="251670528" behindDoc="0" locked="0" layoutInCell="1" allowOverlap="1" wp14:anchorId="7B422921" wp14:editId="3430E2F5">
            <wp:simplePos x="0" y="0"/>
            <wp:positionH relativeFrom="column">
              <wp:posOffset>274320</wp:posOffset>
            </wp:positionH>
            <wp:positionV relativeFrom="paragraph">
              <wp:posOffset>64770</wp:posOffset>
            </wp:positionV>
            <wp:extent cx="1085850" cy="1285875"/>
            <wp:effectExtent l="0" t="0" r="0" b="9525"/>
            <wp:wrapSquare wrapText="bothSides"/>
            <wp:docPr id="27" name="Picture 27" descr="http://t3.gstatic.com/images?q=tbn:ANd9GcS4UzR-EmxF4SfqXmefqkTHNmJztVATtEC69Q-qM849Vf3iowMmCjmBb8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3.gstatic.com/images?q=tbn:ANd9GcS4UzR-EmxF4SfqXmefqkTHNmJztVATtEC69Q-qM849Vf3iowMmCjmBb8n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585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Whatever there may be of beauty in the material world, Jesus Christ possesses all that in the spiritual world in a tenfold degree. Amongst flowers rose is deemed the sweetest, but Jesus is infinitely more beautiful in the garden of the soul than the rose can in the gardens of earth. He takes the first place as the fairest among ten thousand. He is the sun, and all others are the stars; the heavens and the day are dark in comparison with Him, for the King in His beauty transcends all. "I am the rose of Sharon." </w:t>
      </w:r>
    </w:p>
    <w:p w:rsidR="008D1657" w:rsidRDefault="008D1657" w:rsidP="00093A3A">
      <w:pPr>
        <w:pStyle w:val="ParagraphNormal"/>
      </w:pPr>
    </w:p>
    <w:p w:rsidR="008D1657" w:rsidRDefault="008D1657" w:rsidP="00093A3A">
      <w:pPr>
        <w:pStyle w:val="ParagraphNormal"/>
      </w:pPr>
      <w:r>
        <w:t xml:space="preserve">This was the best and rarest of roses. Jesus is not "the rose" alone, He is "the rose of Sharon," just as He calls His righteousness "gold," and then adds, "the gold of </w:t>
      </w:r>
      <w:proofErr w:type="spellStart"/>
      <w:r>
        <w:t>Ophir</w:t>
      </w:r>
      <w:proofErr w:type="spellEnd"/>
      <w:r>
        <w:t xml:space="preserve">"--the best of the best. He is positively lovely, and superlatively the loveliest. </w:t>
      </w:r>
    </w:p>
    <w:p w:rsidR="008D1657" w:rsidRDefault="008D1657" w:rsidP="00093A3A">
      <w:pPr>
        <w:pStyle w:val="ParagraphNormal"/>
      </w:pPr>
    </w:p>
    <w:p w:rsidR="008D1657" w:rsidRDefault="008D1657" w:rsidP="00093A3A">
      <w:pPr>
        <w:pStyle w:val="ParagraphNormal"/>
      </w:pPr>
      <w:r>
        <w:t xml:space="preserve">There is variety in His charms. The rose is delightful to the eye, and its scent is pleasant and refreshing; so each of the senses of the soul, whether it </w:t>
      </w:r>
      <w:proofErr w:type="gramStart"/>
      <w:r>
        <w:t>be</w:t>
      </w:r>
      <w:proofErr w:type="gramEnd"/>
      <w:r>
        <w:t xml:space="preserve"> the taste or feeling, the hearing, the sight, or the spiritual smell, finds appropriate gratification in Jesus. Even the recollection of His love is sweet. Take the rose of Sharon, and pull it leaf from leaf, and </w:t>
      </w:r>
      <w:proofErr w:type="gramStart"/>
      <w:r>
        <w:t>lay</w:t>
      </w:r>
      <w:proofErr w:type="gramEnd"/>
      <w:r>
        <w:t xml:space="preserve"> by the leaves in the jar of memory, and you shall find each leaf fragrant long afterwards, filling the house with perfume. </w:t>
      </w:r>
    </w:p>
    <w:p w:rsidR="008D1657" w:rsidRDefault="008D1657" w:rsidP="00093A3A">
      <w:pPr>
        <w:pStyle w:val="ParagraphNormal"/>
      </w:pPr>
    </w:p>
    <w:p w:rsidR="008D1657" w:rsidRDefault="008D1657" w:rsidP="00093A3A">
      <w:pPr>
        <w:pStyle w:val="ParagraphNormal"/>
      </w:pPr>
      <w:r>
        <w:t xml:space="preserve">Christ satisfies the highest taste of the most educated spirit to the very full. The greatest amateur in perfumes is quite satisfied with the rose: and when the soul has arrived at her highest pitch of true taste, she shall still be content with Christ, nay, she shall be the better able to appreciate Him. Heaven itself possesses nothing which excels the rose of Sharon. </w:t>
      </w:r>
    </w:p>
    <w:p w:rsidR="008D1657" w:rsidRDefault="008D1657" w:rsidP="00093A3A">
      <w:pPr>
        <w:pStyle w:val="ParagraphNormal"/>
      </w:pPr>
    </w:p>
    <w:p w:rsidR="008D1657" w:rsidRDefault="008D1657" w:rsidP="00093A3A">
      <w:pPr>
        <w:pStyle w:val="ParagraphNormal"/>
      </w:pPr>
      <w:r>
        <w:t>What emblem can fully set forth His beauty? Human speech and earth-born things fail to tell of Him. Earth's choicest charms commingled, feebly picture His abounding preciousness. Blessed rose, bloom in my heart forever!</w:t>
      </w:r>
    </w:p>
    <w:p w:rsidR="00FB1280" w:rsidRDefault="00FB1280">
      <w:pPr>
        <w:rPr>
          <w:rFonts w:eastAsiaTheme="minorEastAsia"/>
        </w:rPr>
      </w:pPr>
      <w:r>
        <w:br w:type="page"/>
      </w:r>
    </w:p>
    <w:p w:rsidR="00FB1280" w:rsidRDefault="00FB1280" w:rsidP="007330E2">
      <w:pPr>
        <w:pStyle w:val="Heading3"/>
        <w:numPr>
          <w:ilvl w:val="0"/>
          <w:numId w:val="47"/>
        </w:numPr>
      </w:pPr>
      <w:r>
        <w:t xml:space="preserve">Christ Found </w:t>
      </w:r>
      <w:r w:rsidR="007330E2">
        <w:t xml:space="preserve">IN in the </w:t>
      </w:r>
      <w:r>
        <w:t>O.T.</w:t>
      </w:r>
    </w:p>
    <w:p w:rsidR="007330E2" w:rsidRDefault="007330E2" w:rsidP="007330E2"/>
    <w:tbl>
      <w:tblPr>
        <w:tblStyle w:val="TableGrid1"/>
        <w:tblW w:w="0" w:type="auto"/>
        <w:tblLook w:val="04A0" w:firstRow="1" w:lastRow="0" w:firstColumn="1" w:lastColumn="0" w:noHBand="0" w:noVBand="1"/>
      </w:tblPr>
      <w:tblGrid>
        <w:gridCol w:w="3151"/>
        <w:gridCol w:w="3151"/>
        <w:gridCol w:w="3151"/>
      </w:tblGrid>
      <w:tr w:rsidR="007330E2" w:rsidRPr="002812AA" w:rsidTr="00093A3A">
        <w:trPr>
          <w:trHeight w:val="350"/>
        </w:trPr>
        <w:tc>
          <w:tcPr>
            <w:tcW w:w="9453" w:type="dxa"/>
            <w:gridSpan w:val="3"/>
            <w:shd w:val="clear" w:color="auto" w:fill="D9D9D9" w:themeFill="background1" w:themeFillShade="D9"/>
            <w:vAlign w:val="center"/>
          </w:tcPr>
          <w:p w:rsidR="007330E2" w:rsidRPr="002812AA" w:rsidRDefault="007330E2" w:rsidP="00093A3A">
            <w:pPr>
              <w:jc w:val="center"/>
              <w:rPr>
                <w:b/>
              </w:rPr>
            </w:pPr>
            <w:r>
              <w:rPr>
                <w:b/>
              </w:rPr>
              <w:t>OLD TESTAMENT PROPHECIES FULFILLED</w:t>
            </w:r>
          </w:p>
        </w:tc>
      </w:tr>
      <w:tr w:rsidR="007330E2" w:rsidRPr="002812AA" w:rsidTr="00093A3A">
        <w:trPr>
          <w:trHeight w:val="350"/>
        </w:trPr>
        <w:tc>
          <w:tcPr>
            <w:tcW w:w="3151" w:type="dxa"/>
            <w:shd w:val="clear" w:color="auto" w:fill="D9D9D9" w:themeFill="background1" w:themeFillShade="D9"/>
            <w:vAlign w:val="center"/>
          </w:tcPr>
          <w:p w:rsidR="007330E2" w:rsidRPr="002812AA" w:rsidRDefault="007330E2" w:rsidP="00093A3A">
            <w:pPr>
              <w:jc w:val="center"/>
              <w:rPr>
                <w:b/>
              </w:rPr>
            </w:pPr>
            <w:r w:rsidRPr="002812AA">
              <w:rPr>
                <w:b/>
              </w:rPr>
              <w:t>O.T. PREDICTION</w:t>
            </w:r>
          </w:p>
        </w:tc>
        <w:tc>
          <w:tcPr>
            <w:tcW w:w="3151" w:type="dxa"/>
            <w:shd w:val="clear" w:color="auto" w:fill="D9D9D9" w:themeFill="background1" w:themeFillShade="D9"/>
            <w:vAlign w:val="center"/>
          </w:tcPr>
          <w:p w:rsidR="007330E2" w:rsidRPr="002812AA" w:rsidRDefault="007330E2" w:rsidP="00093A3A">
            <w:pPr>
              <w:jc w:val="center"/>
              <w:rPr>
                <w:b/>
              </w:rPr>
            </w:pPr>
            <w:r w:rsidRPr="002812AA">
              <w:rPr>
                <w:b/>
              </w:rPr>
              <w:t>NATURE OF THE PROPHECY</w:t>
            </w:r>
          </w:p>
        </w:tc>
        <w:tc>
          <w:tcPr>
            <w:tcW w:w="3151" w:type="dxa"/>
            <w:shd w:val="clear" w:color="auto" w:fill="D9D9D9" w:themeFill="background1" w:themeFillShade="D9"/>
            <w:vAlign w:val="center"/>
          </w:tcPr>
          <w:p w:rsidR="007330E2" w:rsidRPr="002812AA" w:rsidRDefault="007330E2" w:rsidP="00093A3A">
            <w:pPr>
              <w:jc w:val="center"/>
              <w:rPr>
                <w:b/>
              </w:rPr>
            </w:pPr>
            <w:r w:rsidRPr="002812AA">
              <w:rPr>
                <w:b/>
              </w:rPr>
              <w:t>N.T. FULFILLMENT</w:t>
            </w:r>
          </w:p>
        </w:tc>
      </w:tr>
      <w:tr w:rsidR="007330E2" w:rsidRPr="002812AA" w:rsidTr="00093A3A">
        <w:tc>
          <w:tcPr>
            <w:tcW w:w="3151" w:type="dxa"/>
          </w:tcPr>
          <w:p w:rsidR="007330E2" w:rsidRPr="002812AA" w:rsidRDefault="007330E2" w:rsidP="00093A3A">
            <w:r w:rsidRPr="002812AA">
              <w:t xml:space="preserve"> Isa. 7:14               </w:t>
            </w:r>
          </w:p>
        </w:tc>
        <w:tc>
          <w:tcPr>
            <w:tcW w:w="3151" w:type="dxa"/>
          </w:tcPr>
          <w:p w:rsidR="007330E2" w:rsidRPr="002812AA" w:rsidRDefault="007330E2" w:rsidP="00093A3A">
            <w:r w:rsidRPr="002812AA">
              <w:t>Born of a Virgin</w:t>
            </w:r>
          </w:p>
        </w:tc>
        <w:tc>
          <w:tcPr>
            <w:tcW w:w="3151" w:type="dxa"/>
          </w:tcPr>
          <w:p w:rsidR="007330E2" w:rsidRPr="002812AA" w:rsidRDefault="007330E2" w:rsidP="00093A3A">
            <w:r w:rsidRPr="002812AA">
              <w:t xml:space="preserve">Mt. 1:22.23    </w:t>
            </w:r>
          </w:p>
        </w:tc>
      </w:tr>
      <w:tr w:rsidR="007330E2" w:rsidRPr="002812AA" w:rsidTr="00093A3A">
        <w:tc>
          <w:tcPr>
            <w:tcW w:w="3151" w:type="dxa"/>
          </w:tcPr>
          <w:p w:rsidR="007330E2" w:rsidRPr="002812AA" w:rsidRDefault="007330E2" w:rsidP="00093A3A">
            <w:r w:rsidRPr="002812AA">
              <w:t>2 Sam.  7:11,12;Ps. 132:11, Is. 9:6 Jer. 23:5</w:t>
            </w:r>
          </w:p>
        </w:tc>
        <w:tc>
          <w:tcPr>
            <w:tcW w:w="3151" w:type="dxa"/>
          </w:tcPr>
          <w:p w:rsidR="007330E2" w:rsidRPr="002812AA" w:rsidRDefault="007330E2" w:rsidP="00093A3A">
            <w:r w:rsidRPr="002812AA">
              <w:t>Given the throne of David</w:t>
            </w:r>
          </w:p>
        </w:tc>
        <w:tc>
          <w:tcPr>
            <w:tcW w:w="3151" w:type="dxa"/>
          </w:tcPr>
          <w:p w:rsidR="007330E2" w:rsidRPr="002812AA" w:rsidRDefault="007330E2" w:rsidP="00093A3A">
            <w:proofErr w:type="spellStart"/>
            <w:r w:rsidRPr="002812AA">
              <w:t>Lk</w:t>
            </w:r>
            <w:proofErr w:type="spellEnd"/>
            <w:r w:rsidRPr="002812AA">
              <w:t>. 1:31,32</w:t>
            </w:r>
          </w:p>
        </w:tc>
      </w:tr>
      <w:tr w:rsidR="007330E2" w:rsidRPr="002812AA" w:rsidTr="00093A3A">
        <w:tc>
          <w:tcPr>
            <w:tcW w:w="3151" w:type="dxa"/>
          </w:tcPr>
          <w:p w:rsidR="007330E2" w:rsidRPr="002812AA" w:rsidRDefault="007330E2" w:rsidP="00093A3A">
            <w:r w:rsidRPr="002812AA">
              <w:t>Dan. 2:44; 7:14,27; Micah 4:7</w:t>
            </w:r>
          </w:p>
        </w:tc>
        <w:tc>
          <w:tcPr>
            <w:tcW w:w="3151" w:type="dxa"/>
          </w:tcPr>
          <w:p w:rsidR="007330E2" w:rsidRPr="002812AA" w:rsidRDefault="007330E2" w:rsidP="00093A3A">
            <w:r w:rsidRPr="002812AA">
              <w:t>This throne to be an Eternal Throne</w:t>
            </w:r>
          </w:p>
        </w:tc>
        <w:tc>
          <w:tcPr>
            <w:tcW w:w="3151" w:type="dxa"/>
          </w:tcPr>
          <w:p w:rsidR="007330E2" w:rsidRPr="002812AA" w:rsidRDefault="007330E2" w:rsidP="00093A3A">
            <w:proofErr w:type="spellStart"/>
            <w:r w:rsidRPr="002812AA">
              <w:t>Lk</w:t>
            </w:r>
            <w:proofErr w:type="spellEnd"/>
            <w:r w:rsidRPr="002812AA">
              <w:t>. 1:33</w:t>
            </w:r>
          </w:p>
        </w:tc>
      </w:tr>
      <w:tr w:rsidR="007330E2" w:rsidRPr="002812AA" w:rsidTr="00093A3A">
        <w:tc>
          <w:tcPr>
            <w:tcW w:w="3151" w:type="dxa"/>
          </w:tcPr>
          <w:p w:rsidR="007330E2" w:rsidRPr="002812AA" w:rsidRDefault="007330E2" w:rsidP="00093A3A">
            <w:r w:rsidRPr="002812AA">
              <w:t>Isa. 7:14</w:t>
            </w:r>
          </w:p>
        </w:tc>
        <w:tc>
          <w:tcPr>
            <w:tcW w:w="3151" w:type="dxa"/>
          </w:tcPr>
          <w:p w:rsidR="007330E2" w:rsidRPr="002812AA" w:rsidRDefault="007330E2" w:rsidP="00093A3A">
            <w:r w:rsidRPr="002812AA">
              <w:t>To be call Emmanuel</w:t>
            </w:r>
          </w:p>
        </w:tc>
        <w:tc>
          <w:tcPr>
            <w:tcW w:w="3151" w:type="dxa"/>
          </w:tcPr>
          <w:p w:rsidR="007330E2" w:rsidRPr="002812AA" w:rsidRDefault="007330E2" w:rsidP="00093A3A">
            <w:r w:rsidRPr="002812AA">
              <w:t>Matt. 1:23</w:t>
            </w:r>
          </w:p>
        </w:tc>
      </w:tr>
      <w:tr w:rsidR="007330E2" w:rsidRPr="002812AA" w:rsidTr="00093A3A">
        <w:tc>
          <w:tcPr>
            <w:tcW w:w="3151" w:type="dxa"/>
          </w:tcPr>
          <w:p w:rsidR="007330E2" w:rsidRPr="002812AA" w:rsidRDefault="007330E2" w:rsidP="00093A3A">
            <w:r w:rsidRPr="002812AA">
              <w:t>Isa. 40:3-5; Mat. 3:1</w:t>
            </w:r>
          </w:p>
        </w:tc>
        <w:tc>
          <w:tcPr>
            <w:tcW w:w="3151" w:type="dxa"/>
          </w:tcPr>
          <w:p w:rsidR="007330E2" w:rsidRPr="002812AA" w:rsidRDefault="007330E2" w:rsidP="00093A3A">
            <w:r w:rsidRPr="002812AA">
              <w:t>To have a forerunner</w:t>
            </w:r>
          </w:p>
        </w:tc>
        <w:tc>
          <w:tcPr>
            <w:tcW w:w="3151" w:type="dxa"/>
          </w:tcPr>
          <w:p w:rsidR="007330E2" w:rsidRPr="002812AA" w:rsidRDefault="007330E2" w:rsidP="00093A3A">
            <w:proofErr w:type="spellStart"/>
            <w:r w:rsidRPr="002812AA">
              <w:t>Lk</w:t>
            </w:r>
            <w:proofErr w:type="spellEnd"/>
            <w:r w:rsidRPr="002812AA">
              <w:t xml:space="preserve">. 1:76-78; </w:t>
            </w:r>
            <w:proofErr w:type="spellStart"/>
            <w:r w:rsidRPr="002812AA">
              <w:t>Lk</w:t>
            </w:r>
            <w:proofErr w:type="spellEnd"/>
            <w:r w:rsidRPr="002812AA">
              <w:t xml:space="preserve"> 3:3</w:t>
            </w:r>
          </w:p>
        </w:tc>
      </w:tr>
      <w:tr w:rsidR="007330E2" w:rsidRPr="002812AA" w:rsidTr="00093A3A">
        <w:tc>
          <w:tcPr>
            <w:tcW w:w="3151" w:type="dxa"/>
          </w:tcPr>
          <w:p w:rsidR="007330E2" w:rsidRPr="002812AA" w:rsidRDefault="007330E2" w:rsidP="00093A3A">
            <w:r w:rsidRPr="002812AA">
              <w:t>Micah 5:2</w:t>
            </w:r>
          </w:p>
        </w:tc>
        <w:tc>
          <w:tcPr>
            <w:tcW w:w="3151" w:type="dxa"/>
          </w:tcPr>
          <w:p w:rsidR="007330E2" w:rsidRPr="002812AA" w:rsidRDefault="007330E2" w:rsidP="00093A3A">
            <w:r w:rsidRPr="002812AA">
              <w:t xml:space="preserve">To be born in Bethlehem </w:t>
            </w:r>
          </w:p>
        </w:tc>
        <w:tc>
          <w:tcPr>
            <w:tcW w:w="3151" w:type="dxa"/>
          </w:tcPr>
          <w:p w:rsidR="007330E2" w:rsidRPr="002812AA" w:rsidRDefault="007330E2" w:rsidP="00093A3A">
            <w:r w:rsidRPr="002812AA">
              <w:t>Mt. 2:5,6</w:t>
            </w:r>
          </w:p>
        </w:tc>
      </w:tr>
      <w:tr w:rsidR="007330E2" w:rsidRPr="002812AA" w:rsidTr="00093A3A">
        <w:tc>
          <w:tcPr>
            <w:tcW w:w="3151" w:type="dxa"/>
          </w:tcPr>
          <w:p w:rsidR="007330E2" w:rsidRPr="002812AA" w:rsidRDefault="007330E2" w:rsidP="00093A3A">
            <w:r w:rsidRPr="002812AA">
              <w:t>Ps. 72:10, Isa. 60:3,6,9</w:t>
            </w:r>
          </w:p>
        </w:tc>
        <w:tc>
          <w:tcPr>
            <w:tcW w:w="3151" w:type="dxa"/>
          </w:tcPr>
          <w:p w:rsidR="007330E2" w:rsidRPr="002812AA" w:rsidRDefault="007330E2" w:rsidP="00093A3A">
            <w:r w:rsidRPr="002812AA">
              <w:t>To be worshiped by wise men presented with gifts</w:t>
            </w:r>
          </w:p>
        </w:tc>
        <w:tc>
          <w:tcPr>
            <w:tcW w:w="3151" w:type="dxa"/>
          </w:tcPr>
          <w:p w:rsidR="007330E2" w:rsidRPr="002812AA" w:rsidRDefault="007330E2" w:rsidP="00093A3A">
            <w:r w:rsidRPr="002812AA">
              <w:t>Mt. 2:11</w:t>
            </w:r>
          </w:p>
        </w:tc>
      </w:tr>
      <w:tr w:rsidR="007330E2" w:rsidRPr="002812AA" w:rsidTr="00093A3A">
        <w:trPr>
          <w:trHeight w:val="602"/>
        </w:trPr>
        <w:tc>
          <w:tcPr>
            <w:tcW w:w="3151" w:type="dxa"/>
          </w:tcPr>
          <w:p w:rsidR="007330E2" w:rsidRPr="002812AA" w:rsidRDefault="007330E2" w:rsidP="00093A3A">
            <w:r w:rsidRPr="002812AA">
              <w:t>Num. 24:8; Hosea 11:1</w:t>
            </w:r>
          </w:p>
        </w:tc>
        <w:tc>
          <w:tcPr>
            <w:tcW w:w="3151" w:type="dxa"/>
          </w:tcPr>
          <w:p w:rsidR="007330E2" w:rsidRPr="002812AA" w:rsidRDefault="007330E2" w:rsidP="00093A3A">
            <w:r w:rsidRPr="002812AA">
              <w:t>To be in Egypt in for a Season</w:t>
            </w:r>
          </w:p>
        </w:tc>
        <w:tc>
          <w:tcPr>
            <w:tcW w:w="3151" w:type="dxa"/>
          </w:tcPr>
          <w:p w:rsidR="007330E2" w:rsidRPr="002812AA" w:rsidRDefault="007330E2" w:rsidP="00093A3A">
            <w:r w:rsidRPr="002812AA">
              <w:t>Mt. 2:15</w:t>
            </w:r>
          </w:p>
        </w:tc>
      </w:tr>
      <w:tr w:rsidR="007330E2" w:rsidRPr="002812AA" w:rsidTr="00093A3A">
        <w:tc>
          <w:tcPr>
            <w:tcW w:w="3151" w:type="dxa"/>
          </w:tcPr>
          <w:p w:rsidR="007330E2" w:rsidRPr="002812AA" w:rsidRDefault="007330E2" w:rsidP="00093A3A">
            <w:r w:rsidRPr="002812AA">
              <w:t>Jer. 31:15</w:t>
            </w:r>
          </w:p>
        </w:tc>
        <w:tc>
          <w:tcPr>
            <w:tcW w:w="3151" w:type="dxa"/>
          </w:tcPr>
          <w:p w:rsidR="007330E2" w:rsidRPr="002812AA" w:rsidRDefault="007330E2" w:rsidP="00093A3A">
            <w:r w:rsidRPr="002812AA">
              <w:t xml:space="preserve">Birthplace to suffer a massacre for children </w:t>
            </w:r>
          </w:p>
        </w:tc>
        <w:tc>
          <w:tcPr>
            <w:tcW w:w="3151" w:type="dxa"/>
          </w:tcPr>
          <w:p w:rsidR="007330E2" w:rsidRPr="002812AA" w:rsidRDefault="007330E2" w:rsidP="00093A3A">
            <w:r w:rsidRPr="002812AA">
              <w:t>Mt.  2:17,18</w:t>
            </w:r>
          </w:p>
        </w:tc>
      </w:tr>
      <w:tr w:rsidR="007330E2" w:rsidRPr="002812AA" w:rsidTr="00093A3A">
        <w:tc>
          <w:tcPr>
            <w:tcW w:w="3151" w:type="dxa"/>
          </w:tcPr>
          <w:p w:rsidR="007330E2" w:rsidRPr="002812AA" w:rsidRDefault="007330E2" w:rsidP="00093A3A">
            <w:r w:rsidRPr="002812AA">
              <w:t>Isa.  11:1</w:t>
            </w:r>
          </w:p>
        </w:tc>
        <w:tc>
          <w:tcPr>
            <w:tcW w:w="3151" w:type="dxa"/>
          </w:tcPr>
          <w:p w:rsidR="007330E2" w:rsidRPr="002812AA" w:rsidRDefault="007330E2" w:rsidP="00093A3A">
            <w:r w:rsidRPr="002812AA">
              <w:t>To be called a Nazarene</w:t>
            </w:r>
          </w:p>
        </w:tc>
        <w:tc>
          <w:tcPr>
            <w:tcW w:w="3151" w:type="dxa"/>
          </w:tcPr>
          <w:p w:rsidR="007330E2" w:rsidRPr="002812AA" w:rsidRDefault="007330E2" w:rsidP="00093A3A">
            <w:r w:rsidRPr="002812AA">
              <w:t>Mt. 2:23</w:t>
            </w:r>
          </w:p>
        </w:tc>
      </w:tr>
      <w:tr w:rsidR="007330E2" w:rsidRPr="002812AA" w:rsidTr="00093A3A">
        <w:tc>
          <w:tcPr>
            <w:tcW w:w="3151" w:type="dxa"/>
          </w:tcPr>
          <w:p w:rsidR="007330E2" w:rsidRPr="002812AA" w:rsidRDefault="007330E2" w:rsidP="00093A3A">
            <w:r w:rsidRPr="002812AA">
              <w:t>Ps.69:9; 119:139</w:t>
            </w:r>
          </w:p>
        </w:tc>
        <w:tc>
          <w:tcPr>
            <w:tcW w:w="3151" w:type="dxa"/>
          </w:tcPr>
          <w:p w:rsidR="007330E2" w:rsidRPr="002812AA" w:rsidRDefault="007330E2" w:rsidP="00093A3A">
            <w:r w:rsidRPr="002812AA">
              <w:t>To be zealous for the Father</w:t>
            </w:r>
          </w:p>
        </w:tc>
        <w:tc>
          <w:tcPr>
            <w:tcW w:w="3151" w:type="dxa"/>
          </w:tcPr>
          <w:p w:rsidR="007330E2" w:rsidRPr="002812AA" w:rsidRDefault="007330E2" w:rsidP="00093A3A">
            <w:r w:rsidRPr="002812AA">
              <w:t>Jn. 2:16,17</w:t>
            </w:r>
          </w:p>
        </w:tc>
      </w:tr>
      <w:tr w:rsidR="007330E2" w:rsidRPr="002812AA" w:rsidTr="00093A3A">
        <w:tc>
          <w:tcPr>
            <w:tcW w:w="3151" w:type="dxa"/>
          </w:tcPr>
          <w:p w:rsidR="007330E2" w:rsidRPr="002812AA" w:rsidRDefault="007330E2" w:rsidP="00093A3A">
            <w:r w:rsidRPr="002812AA">
              <w:t>Is. 11:2; 61:1,2;   Ps. 45:7</w:t>
            </w:r>
          </w:p>
        </w:tc>
        <w:tc>
          <w:tcPr>
            <w:tcW w:w="3151" w:type="dxa"/>
          </w:tcPr>
          <w:p w:rsidR="007330E2" w:rsidRPr="002812AA" w:rsidRDefault="007330E2" w:rsidP="00093A3A">
            <w:r w:rsidRPr="002812AA">
              <w:t>To be filled with God’s Spirit</w:t>
            </w:r>
          </w:p>
        </w:tc>
        <w:tc>
          <w:tcPr>
            <w:tcW w:w="3151" w:type="dxa"/>
          </w:tcPr>
          <w:p w:rsidR="007330E2" w:rsidRPr="002812AA" w:rsidRDefault="007330E2" w:rsidP="00093A3A">
            <w:proofErr w:type="spellStart"/>
            <w:r w:rsidRPr="002812AA">
              <w:t>Lk</w:t>
            </w:r>
            <w:proofErr w:type="spellEnd"/>
            <w:r w:rsidRPr="002812AA">
              <w:t>. 4:18,19</w:t>
            </w:r>
          </w:p>
        </w:tc>
      </w:tr>
      <w:tr w:rsidR="007330E2" w:rsidRPr="002812AA" w:rsidTr="00093A3A">
        <w:tc>
          <w:tcPr>
            <w:tcW w:w="3151" w:type="dxa"/>
          </w:tcPr>
          <w:p w:rsidR="007330E2" w:rsidRPr="002812AA" w:rsidRDefault="007330E2" w:rsidP="00093A3A">
            <w:r w:rsidRPr="002812AA">
              <w:t>Is. 53:4</w:t>
            </w:r>
          </w:p>
        </w:tc>
        <w:tc>
          <w:tcPr>
            <w:tcW w:w="3151" w:type="dxa"/>
          </w:tcPr>
          <w:p w:rsidR="007330E2" w:rsidRPr="002812AA" w:rsidRDefault="007330E2" w:rsidP="00093A3A">
            <w:r w:rsidRPr="002812AA">
              <w:t>To heal many</w:t>
            </w:r>
          </w:p>
        </w:tc>
        <w:tc>
          <w:tcPr>
            <w:tcW w:w="3151" w:type="dxa"/>
          </w:tcPr>
          <w:p w:rsidR="007330E2" w:rsidRPr="002812AA" w:rsidRDefault="007330E2" w:rsidP="00093A3A">
            <w:r w:rsidRPr="002812AA">
              <w:t>Mt. 8:16,17</w:t>
            </w:r>
          </w:p>
        </w:tc>
      </w:tr>
      <w:tr w:rsidR="007330E2" w:rsidRPr="002812AA" w:rsidTr="00093A3A">
        <w:tc>
          <w:tcPr>
            <w:tcW w:w="3151" w:type="dxa"/>
          </w:tcPr>
          <w:p w:rsidR="007330E2" w:rsidRPr="002812AA" w:rsidRDefault="007330E2" w:rsidP="00093A3A">
            <w:r w:rsidRPr="002812AA">
              <w:t>Isa. 9:1,2; 42:1-3</w:t>
            </w:r>
          </w:p>
        </w:tc>
        <w:tc>
          <w:tcPr>
            <w:tcW w:w="3151" w:type="dxa"/>
          </w:tcPr>
          <w:p w:rsidR="007330E2" w:rsidRPr="002812AA" w:rsidRDefault="007330E2" w:rsidP="00093A3A">
            <w:r w:rsidRPr="002812AA">
              <w:t>To deal gently with the Gentiles</w:t>
            </w:r>
          </w:p>
        </w:tc>
        <w:tc>
          <w:tcPr>
            <w:tcW w:w="3151" w:type="dxa"/>
          </w:tcPr>
          <w:p w:rsidR="007330E2" w:rsidRPr="002812AA" w:rsidRDefault="007330E2" w:rsidP="00093A3A">
            <w:r w:rsidRPr="002812AA">
              <w:t>Mt. 12:17-2;  4:13-16</w:t>
            </w:r>
          </w:p>
        </w:tc>
      </w:tr>
      <w:tr w:rsidR="007330E2" w:rsidRPr="002812AA" w:rsidTr="00093A3A">
        <w:tc>
          <w:tcPr>
            <w:tcW w:w="3151" w:type="dxa"/>
          </w:tcPr>
          <w:p w:rsidR="007330E2" w:rsidRPr="002812AA" w:rsidRDefault="007330E2" w:rsidP="00093A3A">
            <w:r w:rsidRPr="002812AA">
              <w:t>Isa. 6:9,10</w:t>
            </w:r>
          </w:p>
        </w:tc>
        <w:tc>
          <w:tcPr>
            <w:tcW w:w="3151" w:type="dxa"/>
          </w:tcPr>
          <w:p w:rsidR="007330E2" w:rsidRPr="002812AA" w:rsidRDefault="007330E2" w:rsidP="00093A3A">
            <w:r w:rsidRPr="002812AA">
              <w:t>To speak in Parables</w:t>
            </w:r>
          </w:p>
        </w:tc>
        <w:tc>
          <w:tcPr>
            <w:tcW w:w="3151" w:type="dxa"/>
          </w:tcPr>
          <w:p w:rsidR="007330E2" w:rsidRPr="002812AA" w:rsidRDefault="007330E2" w:rsidP="00093A3A">
            <w:r w:rsidRPr="002812AA">
              <w:t>Mt. 13:10-</w:t>
            </w:r>
          </w:p>
        </w:tc>
      </w:tr>
      <w:tr w:rsidR="007330E2" w:rsidRPr="002812AA" w:rsidTr="00093A3A">
        <w:tc>
          <w:tcPr>
            <w:tcW w:w="3151" w:type="dxa"/>
          </w:tcPr>
          <w:p w:rsidR="007330E2" w:rsidRPr="002812AA" w:rsidRDefault="007330E2" w:rsidP="00093A3A">
            <w:r w:rsidRPr="002812AA">
              <w:t>Isa. 53:3; Ps. 69:8</w:t>
            </w:r>
          </w:p>
        </w:tc>
        <w:tc>
          <w:tcPr>
            <w:tcW w:w="3151" w:type="dxa"/>
          </w:tcPr>
          <w:p w:rsidR="007330E2" w:rsidRPr="002812AA" w:rsidRDefault="007330E2" w:rsidP="00093A3A">
            <w:r w:rsidRPr="002812AA">
              <w:t>To be rejected by His own</w:t>
            </w:r>
          </w:p>
        </w:tc>
        <w:tc>
          <w:tcPr>
            <w:tcW w:w="3151" w:type="dxa"/>
          </w:tcPr>
          <w:p w:rsidR="007330E2" w:rsidRPr="002812AA" w:rsidRDefault="007330E2" w:rsidP="00093A3A">
            <w:r w:rsidRPr="002812AA">
              <w:t>Jn. 1:11; 7:5</w:t>
            </w:r>
          </w:p>
        </w:tc>
      </w:tr>
      <w:tr w:rsidR="007330E2" w:rsidRPr="002812AA" w:rsidTr="00093A3A">
        <w:tc>
          <w:tcPr>
            <w:tcW w:w="3151" w:type="dxa"/>
          </w:tcPr>
          <w:p w:rsidR="007330E2" w:rsidRPr="002812AA" w:rsidRDefault="007330E2" w:rsidP="00093A3A">
            <w:r w:rsidRPr="002812AA">
              <w:t>Zech. 9:9</w:t>
            </w:r>
          </w:p>
        </w:tc>
        <w:tc>
          <w:tcPr>
            <w:tcW w:w="3151" w:type="dxa"/>
          </w:tcPr>
          <w:p w:rsidR="007330E2" w:rsidRPr="002812AA" w:rsidRDefault="007330E2" w:rsidP="00093A3A">
            <w:r w:rsidRPr="002812AA">
              <w:t>To make a triumphal entry into Jerusalem</w:t>
            </w:r>
          </w:p>
        </w:tc>
        <w:tc>
          <w:tcPr>
            <w:tcW w:w="3151" w:type="dxa"/>
          </w:tcPr>
          <w:p w:rsidR="007330E2" w:rsidRPr="002812AA" w:rsidRDefault="007330E2" w:rsidP="00093A3A">
            <w:r w:rsidRPr="002812AA">
              <w:t xml:space="preserve"> Mt. 21:4,5</w:t>
            </w:r>
          </w:p>
        </w:tc>
      </w:tr>
      <w:tr w:rsidR="007330E2" w:rsidRPr="002812AA" w:rsidTr="00093A3A">
        <w:tc>
          <w:tcPr>
            <w:tcW w:w="3151" w:type="dxa"/>
          </w:tcPr>
          <w:p w:rsidR="007330E2" w:rsidRPr="002812AA" w:rsidRDefault="007330E2" w:rsidP="00093A3A">
            <w:r w:rsidRPr="002812AA">
              <w:t>Ps. 8:2</w:t>
            </w:r>
          </w:p>
        </w:tc>
        <w:tc>
          <w:tcPr>
            <w:tcW w:w="3151" w:type="dxa"/>
          </w:tcPr>
          <w:p w:rsidR="007330E2" w:rsidRPr="002812AA" w:rsidRDefault="007330E2" w:rsidP="00093A3A">
            <w:r w:rsidRPr="002812AA">
              <w:t>To be praised by little children</w:t>
            </w:r>
          </w:p>
        </w:tc>
        <w:tc>
          <w:tcPr>
            <w:tcW w:w="3151" w:type="dxa"/>
          </w:tcPr>
          <w:p w:rsidR="007330E2" w:rsidRPr="002812AA" w:rsidRDefault="007330E2" w:rsidP="00093A3A">
            <w:r w:rsidRPr="002812AA">
              <w:t>Mt. 21:16</w:t>
            </w:r>
          </w:p>
        </w:tc>
      </w:tr>
      <w:tr w:rsidR="007330E2" w:rsidRPr="002812AA" w:rsidTr="00093A3A">
        <w:tc>
          <w:tcPr>
            <w:tcW w:w="3151" w:type="dxa"/>
          </w:tcPr>
          <w:p w:rsidR="007330E2" w:rsidRPr="002812AA" w:rsidRDefault="007330E2" w:rsidP="00093A3A">
            <w:r w:rsidRPr="002812AA">
              <w:t>Ps. 118:22,23</w:t>
            </w:r>
          </w:p>
        </w:tc>
        <w:tc>
          <w:tcPr>
            <w:tcW w:w="3151" w:type="dxa"/>
          </w:tcPr>
          <w:p w:rsidR="007330E2" w:rsidRPr="002812AA" w:rsidRDefault="007330E2" w:rsidP="00093A3A">
            <w:r w:rsidRPr="002812AA">
              <w:t>To be the rejected cornerstone</w:t>
            </w:r>
          </w:p>
        </w:tc>
        <w:tc>
          <w:tcPr>
            <w:tcW w:w="3151" w:type="dxa"/>
          </w:tcPr>
          <w:p w:rsidR="007330E2" w:rsidRPr="002812AA" w:rsidRDefault="007330E2" w:rsidP="00093A3A">
            <w:r w:rsidRPr="002812AA">
              <w:t>Mt. 21:42</w:t>
            </w:r>
          </w:p>
        </w:tc>
      </w:tr>
      <w:tr w:rsidR="007330E2" w:rsidRPr="002812AA" w:rsidTr="00093A3A">
        <w:tc>
          <w:tcPr>
            <w:tcW w:w="3151" w:type="dxa"/>
          </w:tcPr>
          <w:p w:rsidR="007330E2" w:rsidRPr="002812AA" w:rsidRDefault="007330E2" w:rsidP="00093A3A">
            <w:r w:rsidRPr="002812AA">
              <w:t>Is. 53:1</w:t>
            </w:r>
          </w:p>
        </w:tc>
        <w:tc>
          <w:tcPr>
            <w:tcW w:w="3151" w:type="dxa"/>
          </w:tcPr>
          <w:p w:rsidR="007330E2" w:rsidRPr="002812AA" w:rsidRDefault="007330E2" w:rsidP="00093A3A">
            <w:r w:rsidRPr="002812AA">
              <w:t>That His miracles would not be believed</w:t>
            </w:r>
          </w:p>
        </w:tc>
        <w:tc>
          <w:tcPr>
            <w:tcW w:w="3151" w:type="dxa"/>
          </w:tcPr>
          <w:p w:rsidR="007330E2" w:rsidRPr="002812AA" w:rsidRDefault="007330E2" w:rsidP="00093A3A">
            <w:r w:rsidRPr="002812AA">
              <w:t>Jn. 12:37,38</w:t>
            </w:r>
          </w:p>
        </w:tc>
      </w:tr>
      <w:tr w:rsidR="007330E2" w:rsidRPr="002812AA" w:rsidTr="00093A3A">
        <w:tc>
          <w:tcPr>
            <w:tcW w:w="3151" w:type="dxa"/>
          </w:tcPr>
          <w:p w:rsidR="007330E2" w:rsidRPr="002812AA" w:rsidRDefault="007330E2" w:rsidP="00093A3A">
            <w:r w:rsidRPr="002812AA">
              <w:t>Ps. 41:9; 55:12-14</w:t>
            </w:r>
          </w:p>
        </w:tc>
        <w:tc>
          <w:tcPr>
            <w:tcW w:w="3151" w:type="dxa"/>
          </w:tcPr>
          <w:p w:rsidR="007330E2" w:rsidRPr="002812AA" w:rsidRDefault="007330E2" w:rsidP="00093A3A">
            <w:r w:rsidRPr="002812AA">
              <w:t>To be betrayed by His friend for thirty pieces of silver</w:t>
            </w:r>
          </w:p>
        </w:tc>
        <w:tc>
          <w:tcPr>
            <w:tcW w:w="3151" w:type="dxa"/>
          </w:tcPr>
          <w:p w:rsidR="007330E2" w:rsidRPr="002812AA" w:rsidRDefault="007330E2" w:rsidP="00093A3A">
            <w:r w:rsidRPr="002812AA">
              <w:t>Mt. 26:14-16,</w:t>
            </w:r>
          </w:p>
        </w:tc>
      </w:tr>
      <w:tr w:rsidR="007330E2" w:rsidRPr="002812AA" w:rsidTr="00093A3A">
        <w:tc>
          <w:tcPr>
            <w:tcW w:w="3151" w:type="dxa"/>
          </w:tcPr>
          <w:p w:rsidR="007330E2" w:rsidRPr="002812AA" w:rsidRDefault="007330E2" w:rsidP="00093A3A">
            <w:r w:rsidRPr="002812AA">
              <w:t>Isa. 53:3</w:t>
            </w:r>
          </w:p>
        </w:tc>
        <w:tc>
          <w:tcPr>
            <w:tcW w:w="3151" w:type="dxa"/>
          </w:tcPr>
          <w:p w:rsidR="007330E2" w:rsidRPr="002812AA" w:rsidRDefault="007330E2" w:rsidP="00093A3A">
            <w:r w:rsidRPr="002812AA">
              <w:t>To be a man of sorrows</w:t>
            </w:r>
          </w:p>
        </w:tc>
        <w:tc>
          <w:tcPr>
            <w:tcW w:w="3151" w:type="dxa"/>
          </w:tcPr>
          <w:p w:rsidR="007330E2" w:rsidRPr="002812AA" w:rsidRDefault="007330E2" w:rsidP="00093A3A">
            <w:r w:rsidRPr="002812AA">
              <w:t>Mt. 26:37;38; 27:26</w:t>
            </w:r>
          </w:p>
        </w:tc>
      </w:tr>
      <w:tr w:rsidR="007330E2" w:rsidRPr="002812AA" w:rsidTr="00093A3A">
        <w:tc>
          <w:tcPr>
            <w:tcW w:w="3151" w:type="dxa"/>
          </w:tcPr>
          <w:p w:rsidR="007330E2" w:rsidRPr="002812AA" w:rsidRDefault="007330E2" w:rsidP="00093A3A">
            <w:r w:rsidRPr="002812AA">
              <w:t>Zech. 13:7</w:t>
            </w:r>
          </w:p>
        </w:tc>
        <w:tc>
          <w:tcPr>
            <w:tcW w:w="3151" w:type="dxa"/>
          </w:tcPr>
          <w:p w:rsidR="007330E2" w:rsidRPr="002812AA" w:rsidRDefault="007330E2" w:rsidP="00093A3A">
            <w:r w:rsidRPr="002812AA">
              <w:t>To be forsaken by His disciples</w:t>
            </w:r>
          </w:p>
        </w:tc>
        <w:tc>
          <w:tcPr>
            <w:tcW w:w="3151" w:type="dxa"/>
          </w:tcPr>
          <w:p w:rsidR="007330E2" w:rsidRPr="002812AA" w:rsidRDefault="007330E2" w:rsidP="00093A3A">
            <w:r w:rsidRPr="002812AA">
              <w:t>Mt. 26:31,56</w:t>
            </w:r>
          </w:p>
        </w:tc>
      </w:tr>
      <w:tr w:rsidR="007330E2" w:rsidRPr="002812AA" w:rsidTr="00093A3A">
        <w:tc>
          <w:tcPr>
            <w:tcW w:w="3151" w:type="dxa"/>
          </w:tcPr>
          <w:p w:rsidR="007330E2" w:rsidRPr="002812AA" w:rsidRDefault="007330E2" w:rsidP="00093A3A">
            <w:r w:rsidRPr="002812AA">
              <w:t>Is. 50:6</w:t>
            </w:r>
          </w:p>
        </w:tc>
        <w:tc>
          <w:tcPr>
            <w:tcW w:w="3151" w:type="dxa"/>
          </w:tcPr>
          <w:p w:rsidR="007330E2" w:rsidRPr="002812AA" w:rsidRDefault="007330E2" w:rsidP="00093A3A">
            <w:r w:rsidRPr="002812AA">
              <w:t>To be scourged and spit upon</w:t>
            </w:r>
          </w:p>
        </w:tc>
        <w:tc>
          <w:tcPr>
            <w:tcW w:w="3151" w:type="dxa"/>
          </w:tcPr>
          <w:p w:rsidR="007330E2" w:rsidRPr="002812AA" w:rsidRDefault="007330E2" w:rsidP="00093A3A">
            <w:r w:rsidRPr="002812AA">
              <w:t>Mt. 26:67;27:26</w:t>
            </w:r>
          </w:p>
        </w:tc>
      </w:tr>
      <w:tr w:rsidR="007330E2" w:rsidRPr="002812AA" w:rsidTr="00093A3A">
        <w:tc>
          <w:tcPr>
            <w:tcW w:w="3151" w:type="dxa"/>
          </w:tcPr>
          <w:p w:rsidR="007330E2" w:rsidRPr="002812AA" w:rsidRDefault="007330E2" w:rsidP="00093A3A">
            <w:r w:rsidRPr="002812AA">
              <w:t>Zech. 11:12,13; Jer. 18:1-4, Jer. 19:1-4</w:t>
            </w:r>
          </w:p>
        </w:tc>
        <w:tc>
          <w:tcPr>
            <w:tcW w:w="3151" w:type="dxa"/>
          </w:tcPr>
          <w:p w:rsidR="007330E2" w:rsidRPr="002812AA" w:rsidRDefault="007330E2" w:rsidP="00093A3A">
            <w:r w:rsidRPr="002812AA">
              <w:t>His price money to be used to buy a Potter's Field</w:t>
            </w:r>
          </w:p>
        </w:tc>
        <w:tc>
          <w:tcPr>
            <w:tcW w:w="3151" w:type="dxa"/>
          </w:tcPr>
          <w:p w:rsidR="007330E2" w:rsidRPr="002812AA" w:rsidRDefault="007330E2" w:rsidP="00093A3A">
            <w:r w:rsidRPr="002812AA">
              <w:t>Mt. 27:9,10</w:t>
            </w:r>
          </w:p>
        </w:tc>
      </w:tr>
      <w:tr w:rsidR="007330E2" w:rsidRPr="002812AA" w:rsidTr="00093A3A">
        <w:tc>
          <w:tcPr>
            <w:tcW w:w="3151" w:type="dxa"/>
          </w:tcPr>
          <w:p w:rsidR="007330E2" w:rsidRPr="002812AA" w:rsidRDefault="007330E2" w:rsidP="00093A3A">
            <w:r w:rsidRPr="002812AA">
              <w:t>Is. 53:12</w:t>
            </w:r>
          </w:p>
        </w:tc>
        <w:tc>
          <w:tcPr>
            <w:tcW w:w="3151" w:type="dxa"/>
          </w:tcPr>
          <w:p w:rsidR="007330E2" w:rsidRPr="002812AA" w:rsidRDefault="007330E2" w:rsidP="00093A3A">
            <w:r w:rsidRPr="002812AA">
              <w:t>Two be crucified between two thieves</w:t>
            </w:r>
          </w:p>
        </w:tc>
        <w:tc>
          <w:tcPr>
            <w:tcW w:w="3151" w:type="dxa"/>
          </w:tcPr>
          <w:p w:rsidR="007330E2" w:rsidRPr="002812AA" w:rsidRDefault="007330E2" w:rsidP="00093A3A">
            <w:r w:rsidRPr="002812AA">
              <w:t>Mt. 27:38</w:t>
            </w:r>
          </w:p>
        </w:tc>
      </w:tr>
      <w:tr w:rsidR="007330E2" w:rsidRPr="002812AA" w:rsidTr="00093A3A">
        <w:tc>
          <w:tcPr>
            <w:tcW w:w="3151" w:type="dxa"/>
          </w:tcPr>
          <w:p w:rsidR="007330E2" w:rsidRPr="002812AA" w:rsidRDefault="007330E2" w:rsidP="00093A3A">
            <w:r w:rsidRPr="002812AA">
              <w:t>Ps. 69:21</w:t>
            </w:r>
          </w:p>
        </w:tc>
        <w:tc>
          <w:tcPr>
            <w:tcW w:w="3151" w:type="dxa"/>
          </w:tcPr>
          <w:p w:rsidR="007330E2" w:rsidRPr="002812AA" w:rsidRDefault="007330E2" w:rsidP="00093A3A">
            <w:r w:rsidRPr="002812AA">
              <w:t>To be given vinegar to drink</w:t>
            </w:r>
          </w:p>
        </w:tc>
        <w:tc>
          <w:tcPr>
            <w:tcW w:w="3151" w:type="dxa"/>
          </w:tcPr>
          <w:p w:rsidR="007330E2" w:rsidRPr="002812AA" w:rsidRDefault="007330E2" w:rsidP="00093A3A">
            <w:r w:rsidRPr="002812AA">
              <w:t>Mt. 27:34, 48; Jn. 19:28-30</w:t>
            </w:r>
          </w:p>
        </w:tc>
      </w:tr>
      <w:tr w:rsidR="007330E2" w:rsidRPr="002812AA" w:rsidTr="00093A3A">
        <w:tc>
          <w:tcPr>
            <w:tcW w:w="3151" w:type="dxa"/>
          </w:tcPr>
          <w:p w:rsidR="007330E2" w:rsidRPr="002812AA" w:rsidRDefault="007330E2" w:rsidP="00093A3A">
            <w:r w:rsidRPr="002812AA">
              <w:t>Ps. 22:16; Zech. 12:10</w:t>
            </w:r>
          </w:p>
        </w:tc>
        <w:tc>
          <w:tcPr>
            <w:tcW w:w="3151" w:type="dxa"/>
          </w:tcPr>
          <w:p w:rsidR="007330E2" w:rsidRPr="002812AA" w:rsidRDefault="007330E2" w:rsidP="00093A3A">
            <w:r w:rsidRPr="002812AA">
              <w:t>To suffer the piercing of the hands and feet</w:t>
            </w:r>
          </w:p>
        </w:tc>
        <w:tc>
          <w:tcPr>
            <w:tcW w:w="3151" w:type="dxa"/>
          </w:tcPr>
          <w:p w:rsidR="007330E2" w:rsidRPr="002812AA" w:rsidRDefault="007330E2" w:rsidP="00093A3A">
            <w:r w:rsidRPr="002812AA">
              <w:t>Mk. 15:25;Jn. 19:34,37;20;25-27</w:t>
            </w:r>
          </w:p>
        </w:tc>
      </w:tr>
      <w:tr w:rsidR="007330E2" w:rsidRPr="002812AA" w:rsidTr="00093A3A">
        <w:tc>
          <w:tcPr>
            <w:tcW w:w="3151" w:type="dxa"/>
          </w:tcPr>
          <w:p w:rsidR="007330E2" w:rsidRPr="002812AA" w:rsidRDefault="007330E2" w:rsidP="00093A3A">
            <w:r w:rsidRPr="002812AA">
              <w:t>Ps.  22:18</w:t>
            </w:r>
          </w:p>
        </w:tc>
        <w:tc>
          <w:tcPr>
            <w:tcW w:w="3151" w:type="dxa"/>
          </w:tcPr>
          <w:p w:rsidR="007330E2" w:rsidRPr="002812AA" w:rsidRDefault="007330E2" w:rsidP="00093A3A">
            <w:r w:rsidRPr="002812AA">
              <w:t>His garments to be parted and gambled for</w:t>
            </w:r>
          </w:p>
        </w:tc>
        <w:tc>
          <w:tcPr>
            <w:tcW w:w="3151" w:type="dxa"/>
          </w:tcPr>
          <w:p w:rsidR="007330E2" w:rsidRPr="002812AA" w:rsidRDefault="007330E2" w:rsidP="00093A3A">
            <w:proofErr w:type="spellStart"/>
            <w:r w:rsidRPr="002812AA">
              <w:t>Lk</w:t>
            </w:r>
            <w:proofErr w:type="spellEnd"/>
            <w:r w:rsidRPr="002812AA">
              <w:t>. 23:34;</w:t>
            </w:r>
          </w:p>
        </w:tc>
      </w:tr>
      <w:tr w:rsidR="007330E2" w:rsidRPr="002812AA" w:rsidTr="00093A3A">
        <w:tc>
          <w:tcPr>
            <w:tcW w:w="3151" w:type="dxa"/>
          </w:tcPr>
          <w:p w:rsidR="007330E2" w:rsidRPr="002812AA" w:rsidRDefault="007330E2" w:rsidP="00093A3A">
            <w:r w:rsidRPr="002812AA">
              <w:t>Ps. 22:7,8</w:t>
            </w:r>
          </w:p>
        </w:tc>
        <w:tc>
          <w:tcPr>
            <w:tcW w:w="3151" w:type="dxa"/>
          </w:tcPr>
          <w:p w:rsidR="007330E2" w:rsidRPr="002812AA" w:rsidRDefault="007330E2" w:rsidP="00093A3A">
            <w:r w:rsidRPr="002812AA">
              <w:t>To be surrounded and ridiculed by His enemies</w:t>
            </w:r>
          </w:p>
        </w:tc>
        <w:tc>
          <w:tcPr>
            <w:tcW w:w="3151" w:type="dxa"/>
          </w:tcPr>
          <w:p w:rsidR="007330E2" w:rsidRPr="002812AA" w:rsidRDefault="007330E2" w:rsidP="00093A3A">
            <w:r w:rsidRPr="002812AA">
              <w:t>Mt. 27:39-42;   Mk.15:29-32</w:t>
            </w:r>
          </w:p>
        </w:tc>
      </w:tr>
      <w:tr w:rsidR="007330E2" w:rsidRPr="002812AA" w:rsidTr="00093A3A">
        <w:tc>
          <w:tcPr>
            <w:tcW w:w="3151" w:type="dxa"/>
          </w:tcPr>
          <w:p w:rsidR="007330E2" w:rsidRPr="002812AA" w:rsidRDefault="007330E2" w:rsidP="00093A3A">
            <w:r w:rsidRPr="002812AA">
              <w:t>Ps. 22:15</w:t>
            </w:r>
          </w:p>
        </w:tc>
        <w:tc>
          <w:tcPr>
            <w:tcW w:w="3151" w:type="dxa"/>
          </w:tcPr>
          <w:p w:rsidR="007330E2" w:rsidRPr="002812AA" w:rsidRDefault="007330E2" w:rsidP="00093A3A">
            <w:r w:rsidRPr="002812AA">
              <w:t>That He would thirst</w:t>
            </w:r>
          </w:p>
        </w:tc>
        <w:tc>
          <w:tcPr>
            <w:tcW w:w="3151" w:type="dxa"/>
          </w:tcPr>
          <w:p w:rsidR="007330E2" w:rsidRPr="002812AA" w:rsidRDefault="007330E2" w:rsidP="00093A3A">
            <w:r w:rsidRPr="002812AA">
              <w:t xml:space="preserve"> Jn. 19:28</w:t>
            </w:r>
          </w:p>
        </w:tc>
      </w:tr>
      <w:tr w:rsidR="007330E2" w:rsidRPr="002812AA" w:rsidTr="00093A3A">
        <w:tc>
          <w:tcPr>
            <w:tcW w:w="3151" w:type="dxa"/>
          </w:tcPr>
          <w:p w:rsidR="007330E2" w:rsidRPr="002812AA" w:rsidRDefault="007330E2" w:rsidP="00093A3A">
            <w:r w:rsidRPr="002812AA">
              <w:t>Ps. 31:5</w:t>
            </w:r>
          </w:p>
        </w:tc>
        <w:tc>
          <w:tcPr>
            <w:tcW w:w="3151" w:type="dxa"/>
          </w:tcPr>
          <w:p w:rsidR="007330E2" w:rsidRPr="002812AA" w:rsidRDefault="007330E2" w:rsidP="00093A3A">
            <w:r w:rsidRPr="002812AA">
              <w:t>To commend His Spirit to the Father</w:t>
            </w:r>
          </w:p>
        </w:tc>
        <w:tc>
          <w:tcPr>
            <w:tcW w:w="3151" w:type="dxa"/>
          </w:tcPr>
          <w:p w:rsidR="007330E2" w:rsidRPr="002812AA" w:rsidRDefault="007330E2" w:rsidP="00093A3A">
            <w:proofErr w:type="spellStart"/>
            <w:r w:rsidRPr="002812AA">
              <w:t>Lk</w:t>
            </w:r>
            <w:proofErr w:type="spellEnd"/>
            <w:r w:rsidRPr="002812AA">
              <w:t>. 23:46</w:t>
            </w:r>
          </w:p>
        </w:tc>
      </w:tr>
      <w:tr w:rsidR="007330E2" w:rsidRPr="002812AA" w:rsidTr="00093A3A">
        <w:tc>
          <w:tcPr>
            <w:tcW w:w="3151" w:type="dxa"/>
          </w:tcPr>
          <w:p w:rsidR="007330E2" w:rsidRPr="002812AA" w:rsidRDefault="007330E2" w:rsidP="00093A3A">
            <w:r w:rsidRPr="002812AA">
              <w:t xml:space="preserve">Ps. 34:20; Ex, 12:46; </w:t>
            </w:r>
          </w:p>
        </w:tc>
        <w:tc>
          <w:tcPr>
            <w:tcW w:w="3151" w:type="dxa"/>
          </w:tcPr>
          <w:p w:rsidR="007330E2" w:rsidRPr="002812AA" w:rsidRDefault="007330E2" w:rsidP="00093A3A">
            <w:r w:rsidRPr="002812AA">
              <w:t>No bones to be broken</w:t>
            </w:r>
          </w:p>
        </w:tc>
        <w:tc>
          <w:tcPr>
            <w:tcW w:w="3151" w:type="dxa"/>
          </w:tcPr>
          <w:p w:rsidR="007330E2" w:rsidRPr="002812AA" w:rsidRDefault="007330E2" w:rsidP="00093A3A">
            <w:r w:rsidRPr="002812AA">
              <w:t>Jn. 19:33-36</w:t>
            </w:r>
          </w:p>
        </w:tc>
      </w:tr>
      <w:tr w:rsidR="007330E2" w:rsidRPr="002812AA" w:rsidTr="00093A3A">
        <w:tc>
          <w:tcPr>
            <w:tcW w:w="3151" w:type="dxa"/>
          </w:tcPr>
          <w:p w:rsidR="007330E2" w:rsidRPr="002812AA" w:rsidRDefault="007330E2" w:rsidP="00093A3A">
            <w:r w:rsidRPr="002812AA">
              <w:t>Zech. 12:10</w:t>
            </w:r>
          </w:p>
        </w:tc>
        <w:tc>
          <w:tcPr>
            <w:tcW w:w="3151" w:type="dxa"/>
          </w:tcPr>
          <w:p w:rsidR="007330E2" w:rsidRPr="002812AA" w:rsidRDefault="007330E2" w:rsidP="00093A3A">
            <w:r w:rsidRPr="002812AA">
              <w:t>To be stared at in death</w:t>
            </w:r>
          </w:p>
        </w:tc>
        <w:tc>
          <w:tcPr>
            <w:tcW w:w="3151" w:type="dxa"/>
          </w:tcPr>
          <w:p w:rsidR="007330E2" w:rsidRPr="002812AA" w:rsidRDefault="007330E2" w:rsidP="00093A3A">
            <w:r w:rsidRPr="002812AA">
              <w:t xml:space="preserve"> Jn. 19:37; Mt. </w:t>
            </w:r>
          </w:p>
        </w:tc>
      </w:tr>
      <w:tr w:rsidR="007330E2" w:rsidRPr="002812AA" w:rsidTr="00093A3A">
        <w:tc>
          <w:tcPr>
            <w:tcW w:w="3151" w:type="dxa"/>
          </w:tcPr>
          <w:p w:rsidR="007330E2" w:rsidRPr="002812AA" w:rsidRDefault="007330E2" w:rsidP="00093A3A">
            <w:r w:rsidRPr="002812AA">
              <w:t>Isa. 53:9</w:t>
            </w:r>
          </w:p>
        </w:tc>
        <w:tc>
          <w:tcPr>
            <w:tcW w:w="3151" w:type="dxa"/>
          </w:tcPr>
          <w:p w:rsidR="007330E2" w:rsidRPr="002812AA" w:rsidRDefault="007330E2" w:rsidP="00093A3A">
            <w:r w:rsidRPr="002812AA">
              <w:t>To be buried with the rich</w:t>
            </w:r>
          </w:p>
        </w:tc>
        <w:tc>
          <w:tcPr>
            <w:tcW w:w="3151" w:type="dxa"/>
          </w:tcPr>
          <w:p w:rsidR="007330E2" w:rsidRPr="002812AA" w:rsidRDefault="007330E2" w:rsidP="00093A3A">
            <w:r w:rsidRPr="002812AA">
              <w:t>Mt. 27:57-60</w:t>
            </w:r>
          </w:p>
        </w:tc>
      </w:tr>
      <w:tr w:rsidR="007330E2" w:rsidRPr="002812AA" w:rsidTr="00093A3A">
        <w:tc>
          <w:tcPr>
            <w:tcW w:w="3151" w:type="dxa"/>
          </w:tcPr>
          <w:p w:rsidR="007330E2" w:rsidRPr="002812AA" w:rsidRDefault="007330E2" w:rsidP="00093A3A">
            <w:r w:rsidRPr="002812AA">
              <w:t>Ps. 16:10</w:t>
            </w:r>
          </w:p>
        </w:tc>
        <w:tc>
          <w:tcPr>
            <w:tcW w:w="3151" w:type="dxa"/>
          </w:tcPr>
          <w:p w:rsidR="007330E2" w:rsidRPr="002812AA" w:rsidRDefault="007330E2" w:rsidP="00093A3A">
            <w:r w:rsidRPr="002812AA">
              <w:t>To be raised from the dead</w:t>
            </w:r>
          </w:p>
        </w:tc>
        <w:tc>
          <w:tcPr>
            <w:tcW w:w="3151" w:type="dxa"/>
          </w:tcPr>
          <w:p w:rsidR="007330E2" w:rsidRPr="002812AA" w:rsidRDefault="007330E2" w:rsidP="00093A3A">
            <w:r w:rsidRPr="002812AA">
              <w:t>Mt. 28:2</w:t>
            </w:r>
          </w:p>
        </w:tc>
      </w:tr>
      <w:tr w:rsidR="007330E2" w:rsidRPr="002812AA" w:rsidTr="00093A3A">
        <w:tc>
          <w:tcPr>
            <w:tcW w:w="3151" w:type="dxa"/>
          </w:tcPr>
          <w:p w:rsidR="007330E2" w:rsidRPr="002812AA" w:rsidRDefault="007330E2" w:rsidP="00093A3A">
            <w:r w:rsidRPr="002812AA">
              <w:t xml:space="preserve">Ps. 24:7-10; Isa. 52:13          </w:t>
            </w:r>
          </w:p>
        </w:tc>
        <w:tc>
          <w:tcPr>
            <w:tcW w:w="3151" w:type="dxa"/>
          </w:tcPr>
          <w:p w:rsidR="007330E2" w:rsidRPr="002812AA" w:rsidRDefault="007330E2" w:rsidP="00093A3A">
            <w:r w:rsidRPr="002812AA">
              <w:t>To ascend</w:t>
            </w:r>
          </w:p>
        </w:tc>
        <w:tc>
          <w:tcPr>
            <w:tcW w:w="3151" w:type="dxa"/>
          </w:tcPr>
          <w:p w:rsidR="007330E2" w:rsidRPr="002812AA" w:rsidRDefault="007330E2" w:rsidP="00093A3A">
            <w:r w:rsidRPr="002812AA">
              <w:t>Mk. 16:19; Lk.23:22</w:t>
            </w:r>
          </w:p>
        </w:tc>
      </w:tr>
    </w:tbl>
    <w:p w:rsidR="007330E2" w:rsidRDefault="007330E2" w:rsidP="007330E2">
      <w:r>
        <w:br w:type="page"/>
      </w:r>
    </w:p>
    <w:p w:rsidR="00FB1280" w:rsidRDefault="00FB1280" w:rsidP="007330E2">
      <w:pPr>
        <w:pStyle w:val="Heading3"/>
      </w:pPr>
      <w:r>
        <w:t>Christ Found in the Four Gospels</w:t>
      </w:r>
    </w:p>
    <w:p w:rsidR="00FB1280" w:rsidRDefault="00FB1280" w:rsidP="00093A3A">
      <w:pPr>
        <w:pStyle w:val="ParagraphNormal"/>
      </w:pPr>
    </w:p>
    <w:p w:rsidR="00F55E07" w:rsidRDefault="00F55E07" w:rsidP="0047452D">
      <w:pPr>
        <w:pStyle w:val="Heading2"/>
      </w:pPr>
      <w:bookmarkStart w:id="1370" w:name="_Toc338753261"/>
      <w:r>
        <w:t>Lesson 3: Places Christ Visited</w:t>
      </w:r>
      <w:bookmarkEnd w:id="1370"/>
    </w:p>
    <w:p w:rsidR="00706444" w:rsidRDefault="00706444" w:rsidP="00C3661F"/>
    <w:p w:rsidR="00C3661F" w:rsidRDefault="00C3661F" w:rsidP="00C3661F">
      <w:r>
        <w:t xml:space="preserve">Silent Moment: </w:t>
      </w:r>
      <w:r w:rsidR="00706444">
        <w:t>“The Painter” and “The Human Statue of Liberty” and “Loving the Lord”</w:t>
      </w:r>
      <w:r w:rsidR="00DD7FC8">
        <w:t xml:space="preserve"> and “Treasures</w:t>
      </w:r>
      <w:proofErr w:type="gramStart"/>
      <w:r w:rsidR="00514853">
        <w:t>“ and</w:t>
      </w:r>
      <w:proofErr w:type="gramEnd"/>
      <w:r w:rsidR="00DD7FC8">
        <w:t xml:space="preserve"> “Responding to God</w:t>
      </w:r>
    </w:p>
    <w:p w:rsidR="00A00925" w:rsidRDefault="00A00925" w:rsidP="00A00925"/>
    <w:p w:rsidR="00A00925" w:rsidRDefault="00A00925" w:rsidP="00A00925">
      <w:r>
        <w:t>Lesson Description:</w:t>
      </w:r>
    </w:p>
    <w:p w:rsidR="00A00925" w:rsidRDefault="00A00925" w:rsidP="00A00925"/>
    <w:p w:rsidR="00A00925" w:rsidRDefault="00680035" w:rsidP="00093A3A">
      <w:pPr>
        <w:pStyle w:val="ParagraphNormal"/>
      </w:pPr>
      <w:r>
        <w:t>Judea, Galilee and many other places were traversed by the great Master and were never the same again! Great significance can be found in the places Christ visited. We will look at some of the most prominent regions and towns Christ visited.</w:t>
      </w:r>
    </w:p>
    <w:p w:rsidR="00A00925" w:rsidRDefault="00A00925" w:rsidP="00F7035C"/>
    <w:p w:rsidR="004A24A0" w:rsidRDefault="004A24A0">
      <w:r>
        <w:br w:type="page"/>
      </w:r>
    </w:p>
    <w:p w:rsidR="004A24A0" w:rsidRDefault="004A24A0" w:rsidP="004A24A0">
      <w:pPr>
        <w:pStyle w:val="Title"/>
      </w:pPr>
      <w:r>
        <w:t>The Painter</w:t>
      </w:r>
    </w:p>
    <w:p w:rsidR="004A24A0" w:rsidRDefault="004A24A0" w:rsidP="004A24A0"/>
    <w:p w:rsidR="004A24A0" w:rsidRDefault="004A24A0" w:rsidP="00093A3A">
      <w:pPr>
        <w:pStyle w:val="ParagraphNormal"/>
      </w:pPr>
      <w:r w:rsidRPr="004A24A0">
        <w:t xml:space="preserve">There was a tradesman, a painter called Wayne, who was very   interested in making a penny where he could, so he often would   thin down paint to make it go a wee bit further.  </w:t>
      </w:r>
    </w:p>
    <w:p w:rsidR="004A24A0" w:rsidRDefault="004A24A0" w:rsidP="00093A3A">
      <w:pPr>
        <w:pStyle w:val="ParagraphNormal"/>
      </w:pPr>
    </w:p>
    <w:p w:rsidR="00911F97" w:rsidRDefault="004A24A0" w:rsidP="00093A3A">
      <w:pPr>
        <w:pStyle w:val="ParagraphNormal"/>
      </w:pPr>
      <w:r w:rsidRPr="004A24A0">
        <w:t>As it happened, he got away with this for some time, but eventually   the big church on the hill decided to do a big restoration job on the painting of one of their biggest buildings.  Wayne put in a bid, and because his pric</w:t>
      </w:r>
      <w:r w:rsidR="00911F97">
        <w:t xml:space="preserve">e was so low, he got the job. And so he </w:t>
      </w:r>
      <w:r w:rsidRPr="004A24A0">
        <w:t>set to erecting the trestles and setting up the planks, and buying the paint and, yes. I am sorry to say, thinning it down</w:t>
      </w:r>
      <w:r>
        <w:t xml:space="preserve"> </w:t>
      </w:r>
      <w:r w:rsidRPr="004A24A0">
        <w:t xml:space="preserve">with turpentine.  </w:t>
      </w:r>
    </w:p>
    <w:p w:rsidR="00911F97" w:rsidRDefault="00911F97" w:rsidP="00093A3A">
      <w:pPr>
        <w:pStyle w:val="ParagraphNormal"/>
      </w:pPr>
    </w:p>
    <w:p w:rsidR="00911F97" w:rsidRDefault="004A24A0" w:rsidP="00093A3A">
      <w:pPr>
        <w:pStyle w:val="ParagraphNormal"/>
      </w:pPr>
      <w:r w:rsidRPr="004A24A0">
        <w:t xml:space="preserve">Well. Wayne was up on the scaffolding, painting away, the job   nearly completed when suddenly there was a horrendous clap of   thunder, and the sky opened, the rain poured down, washing the   thinned paint from all over the church and knocking Wayne clear off the scaffold to land on the lawn among the gravestones,   surrounded by telltale puddles of the thinned and useless paint    </w:t>
      </w:r>
    </w:p>
    <w:p w:rsidR="00911F97" w:rsidRDefault="00911F97" w:rsidP="00093A3A">
      <w:pPr>
        <w:pStyle w:val="ParagraphNormal"/>
      </w:pPr>
    </w:p>
    <w:p w:rsidR="00911F97" w:rsidRDefault="004A24A0" w:rsidP="00093A3A">
      <w:pPr>
        <w:pStyle w:val="ParagraphNormal"/>
      </w:pPr>
      <w:r w:rsidRPr="004A24A0">
        <w:t xml:space="preserve">Wayne was no fool. He knew this was a </w:t>
      </w:r>
      <w:r w:rsidR="00911F97" w:rsidRPr="004A24A0">
        <w:t>judgment</w:t>
      </w:r>
      <w:r w:rsidRPr="004A24A0">
        <w:t xml:space="preserve"> from the   </w:t>
      </w:r>
      <w:r w:rsidR="00911F97">
        <w:t>Almighty. S</w:t>
      </w:r>
      <w:r w:rsidR="00911F97" w:rsidRPr="004A24A0">
        <w:t>o</w:t>
      </w:r>
      <w:r w:rsidR="00911F97">
        <w:t>,</w:t>
      </w:r>
      <w:r w:rsidRPr="004A24A0">
        <w:t xml:space="preserve"> </w:t>
      </w:r>
      <w:proofErr w:type="gramStart"/>
      <w:r w:rsidRPr="004A24A0">
        <w:t>Wa</w:t>
      </w:r>
      <w:r w:rsidR="00911F97">
        <w:t>yne  got</w:t>
      </w:r>
      <w:proofErr w:type="gramEnd"/>
      <w:r w:rsidR="00911F97">
        <w:t xml:space="preserve"> on His knees and cried</w:t>
      </w:r>
      <w:r w:rsidRPr="004A24A0">
        <w:t xml:space="preserve"> ,  WHAT SHOULD I DO?  </w:t>
      </w:r>
    </w:p>
    <w:p w:rsidR="00911F97" w:rsidRDefault="00911F97" w:rsidP="00093A3A">
      <w:pPr>
        <w:pStyle w:val="ParagraphNormal"/>
      </w:pPr>
    </w:p>
    <w:p w:rsidR="004A24A0" w:rsidRPr="004A24A0" w:rsidRDefault="004A24A0" w:rsidP="00093A3A">
      <w:pPr>
        <w:pStyle w:val="ParagraphNormal"/>
      </w:pPr>
      <w:r w:rsidRPr="004A24A0">
        <w:t>GOD</w:t>
      </w:r>
      <w:r w:rsidRPr="004A24A0">
        <w:rPr>
          <w:rFonts w:ascii="MS Gothic" w:eastAsia="MS Gothic" w:hAnsi="MS Gothic" w:cs="MS Gothic" w:hint="eastAsia"/>
        </w:rPr>
        <w:t>‵</w:t>
      </w:r>
      <w:r w:rsidRPr="004A24A0">
        <w:t xml:space="preserve">S WORDS CAME LOUD AND CLEAR.  </w:t>
      </w:r>
      <w:r w:rsidRPr="004A24A0">
        <w:rPr>
          <w:rFonts w:ascii="Calibri" w:hAnsi="Calibri" w:cs="Calibri"/>
        </w:rPr>
        <w:t>‟</w:t>
      </w:r>
      <w:r w:rsidRPr="004A24A0">
        <w:t>REPAINT, REPAINT AND THIN NO MORE!</w:t>
      </w:r>
      <w:r w:rsidRPr="004A24A0">
        <w:rPr>
          <w:rFonts w:ascii="Calibri" w:hAnsi="Calibri" w:cs="Calibri"/>
        </w:rPr>
        <w:t>”</w:t>
      </w:r>
    </w:p>
    <w:p w:rsidR="00F55E07" w:rsidRDefault="00F55E07" w:rsidP="0047452D">
      <w:pPr>
        <w:pStyle w:val="Heading2"/>
      </w:pPr>
      <w:bookmarkStart w:id="1371" w:name="_Toc338753262"/>
      <w:r>
        <w:t>Lesson 4: Christ’s Birth &amp; Early Years</w:t>
      </w:r>
      <w:bookmarkEnd w:id="1371"/>
    </w:p>
    <w:p w:rsidR="00706444" w:rsidRDefault="00706444" w:rsidP="00C3661F"/>
    <w:p w:rsidR="00C3661F" w:rsidRDefault="00C3661F" w:rsidP="00C3661F">
      <w:r>
        <w:t xml:space="preserve">Silent Moment: </w:t>
      </w:r>
      <w:r w:rsidR="00706444">
        <w:t>“Thanksgiving Inspirational Thoughts” and “Footprints in the Sand”</w:t>
      </w:r>
    </w:p>
    <w:p w:rsidR="00C3661F" w:rsidRDefault="00C3661F" w:rsidP="00F7035C"/>
    <w:p w:rsidR="00A00925" w:rsidRDefault="00A00925" w:rsidP="00A00925"/>
    <w:p w:rsidR="00A00925" w:rsidRDefault="00A00925" w:rsidP="00A00925">
      <w:r>
        <w:t>Lesson Description:</w:t>
      </w:r>
    </w:p>
    <w:p w:rsidR="00A00925" w:rsidRDefault="00A00925" w:rsidP="00A00925"/>
    <w:p w:rsidR="00A00925" w:rsidRDefault="00680035" w:rsidP="00093A3A">
      <w:pPr>
        <w:pStyle w:val="ParagraphNormal"/>
      </w:pPr>
      <w:r>
        <w:t>The promised Messiah made his miraculous and heralded entrance! He came in humility and took upon the form of servant. The eternal God became the God-man.</w:t>
      </w:r>
    </w:p>
    <w:p w:rsidR="00093A3A" w:rsidRDefault="00093A3A" w:rsidP="00093A3A">
      <w:pPr>
        <w:pStyle w:val="ParagraphNormal"/>
      </w:pPr>
    </w:p>
    <w:p w:rsidR="00093A3A" w:rsidRDefault="00093A3A">
      <w:pPr>
        <w:rPr>
          <w:rFonts w:eastAsiaTheme="minorEastAsia"/>
        </w:rPr>
      </w:pPr>
      <w:r>
        <w:br w:type="page"/>
      </w:r>
    </w:p>
    <w:p w:rsidR="00093A3A" w:rsidRDefault="00093A3A" w:rsidP="00093A3A">
      <w:pPr>
        <w:pStyle w:val="Title"/>
      </w:pPr>
      <w:r w:rsidRPr="00093A3A">
        <w:t>Lesson 4 Quiz</w:t>
      </w:r>
    </w:p>
    <w:p w:rsidR="00093A3A" w:rsidRDefault="00093A3A" w:rsidP="00A554D6">
      <w:pPr>
        <w:numPr>
          <w:ilvl w:val="0"/>
          <w:numId w:val="48"/>
        </w:numPr>
        <w:pPrChange w:id="1372" w:author="Stephen Reynolds, Jr." w:date="2013-02-07T14:34:00Z">
          <w:pPr>
            <w:numPr>
              <w:numId w:val="48"/>
            </w:numPr>
            <w:ind w:left="360" w:hanging="360"/>
          </w:pPr>
        </w:pPrChange>
      </w:pPr>
      <w:r>
        <w:t>Where was Jesus Born?</w:t>
      </w:r>
    </w:p>
    <w:p w:rsidR="00093A3A" w:rsidRDefault="00093A3A" w:rsidP="00A554D6">
      <w:pPr>
        <w:numPr>
          <w:ilvl w:val="0"/>
          <w:numId w:val="48"/>
        </w:numPr>
        <w:pPrChange w:id="1373" w:author="Stephen Reynolds, Jr." w:date="2013-02-07T14:34:00Z">
          <w:pPr>
            <w:numPr>
              <w:numId w:val="48"/>
            </w:numPr>
            <w:ind w:left="360" w:hanging="360"/>
          </w:pPr>
        </w:pPrChange>
      </w:pPr>
      <w:r>
        <w:t>Who was the mother of Jesus?</w:t>
      </w:r>
    </w:p>
    <w:p w:rsidR="00093A3A" w:rsidRDefault="00093A3A" w:rsidP="00A554D6">
      <w:pPr>
        <w:numPr>
          <w:ilvl w:val="0"/>
          <w:numId w:val="48"/>
        </w:numPr>
        <w:pPrChange w:id="1374" w:author="Stephen Reynolds, Jr." w:date="2013-02-07T14:34:00Z">
          <w:pPr>
            <w:numPr>
              <w:numId w:val="48"/>
            </w:numPr>
            <w:ind w:left="360" w:hanging="360"/>
          </w:pPr>
        </w:pPrChange>
      </w:pPr>
      <w:r>
        <w:t>What did Jesus sleep in after he was born?</w:t>
      </w:r>
    </w:p>
    <w:p w:rsidR="00093A3A" w:rsidRDefault="00093A3A" w:rsidP="00A554D6">
      <w:pPr>
        <w:numPr>
          <w:ilvl w:val="0"/>
          <w:numId w:val="48"/>
        </w:numPr>
        <w:pPrChange w:id="1375" w:author="Stephen Reynolds, Jr." w:date="2013-02-07T14:34:00Z">
          <w:pPr>
            <w:numPr>
              <w:numId w:val="48"/>
            </w:numPr>
            <w:ind w:left="360" w:hanging="360"/>
          </w:pPr>
        </w:pPrChange>
      </w:pPr>
      <w:r>
        <w:t xml:space="preserve">How many wise men does the bible say </w:t>
      </w:r>
      <w:proofErr w:type="gramStart"/>
      <w:r>
        <w:t>came</w:t>
      </w:r>
      <w:proofErr w:type="gramEnd"/>
      <w:r>
        <w:t xml:space="preserve"> to visit Jesus?</w:t>
      </w:r>
    </w:p>
    <w:p w:rsidR="00093A3A" w:rsidRDefault="00093A3A" w:rsidP="00A554D6">
      <w:pPr>
        <w:numPr>
          <w:ilvl w:val="0"/>
          <w:numId w:val="48"/>
        </w:numPr>
        <w:pPrChange w:id="1376" w:author="Stephen Reynolds, Jr." w:date="2013-02-07T14:34:00Z">
          <w:pPr>
            <w:numPr>
              <w:numId w:val="48"/>
            </w:numPr>
            <w:ind w:left="360" w:hanging="360"/>
          </w:pPr>
        </w:pPrChange>
      </w:pPr>
      <w:r>
        <w:t>How did the wise men know that the King of the Jews had been born?</w:t>
      </w:r>
    </w:p>
    <w:p w:rsidR="00093A3A" w:rsidRDefault="00093A3A" w:rsidP="00A554D6">
      <w:pPr>
        <w:numPr>
          <w:ilvl w:val="0"/>
          <w:numId w:val="48"/>
        </w:numPr>
        <w:pPrChange w:id="1377" w:author="Stephen Reynolds, Jr." w:date="2013-02-07T14:34:00Z">
          <w:pPr>
            <w:numPr>
              <w:numId w:val="48"/>
            </w:numPr>
            <w:ind w:left="360" w:hanging="360"/>
          </w:pPr>
        </w:pPrChange>
      </w:pPr>
      <w:r>
        <w:t>Which of the following is not a gift that</w:t>
      </w:r>
      <w:r w:rsidR="00CC3B2B">
        <w:t xml:space="preserve"> the wise men brought for Jesus: Gold, Silver, Myrrh, </w:t>
      </w:r>
      <w:proofErr w:type="gramStart"/>
      <w:r w:rsidR="00CC3B2B">
        <w:t>Frankincense</w:t>
      </w:r>
      <w:proofErr w:type="gramEnd"/>
      <w:r w:rsidR="00CC3B2B">
        <w:t>?</w:t>
      </w:r>
    </w:p>
    <w:p w:rsidR="00093A3A" w:rsidRDefault="00093A3A" w:rsidP="00A554D6">
      <w:pPr>
        <w:numPr>
          <w:ilvl w:val="0"/>
          <w:numId w:val="48"/>
        </w:numPr>
        <w:pPrChange w:id="1378" w:author="Stephen Reynolds, Jr." w:date="2013-02-07T14:34:00Z">
          <w:pPr>
            <w:numPr>
              <w:numId w:val="48"/>
            </w:numPr>
            <w:ind w:left="360" w:hanging="360"/>
          </w:pPr>
        </w:pPrChange>
      </w:pPr>
      <w:r>
        <w:t>Who else came to visit Jesus?</w:t>
      </w:r>
    </w:p>
    <w:p w:rsidR="00093A3A" w:rsidRDefault="00093A3A" w:rsidP="00A554D6">
      <w:pPr>
        <w:numPr>
          <w:ilvl w:val="0"/>
          <w:numId w:val="48"/>
        </w:numPr>
        <w:pPrChange w:id="1379" w:author="Stephen Reynolds, Jr." w:date="2013-02-07T14:34:00Z">
          <w:pPr>
            <w:numPr>
              <w:numId w:val="48"/>
            </w:numPr>
            <w:ind w:left="360" w:hanging="360"/>
          </w:pPr>
        </w:pPrChange>
      </w:pPr>
      <w:r>
        <w:t>Who said, “Glory to God in the highest, and on earth peace, goodwill to men”?</w:t>
      </w:r>
    </w:p>
    <w:p w:rsidR="00CC3B2B" w:rsidRDefault="00CC3B2B" w:rsidP="00A554D6">
      <w:pPr>
        <w:numPr>
          <w:ilvl w:val="0"/>
          <w:numId w:val="48"/>
        </w:numPr>
        <w:pPrChange w:id="1380" w:author="Stephen Reynolds, Jr." w:date="2013-02-07T14:34:00Z">
          <w:pPr>
            <w:numPr>
              <w:numId w:val="48"/>
            </w:numPr>
            <w:ind w:left="360" w:hanging="360"/>
          </w:pPr>
        </w:pPrChange>
      </w:pPr>
      <w:r>
        <w:t>Who wanted to kill Jesus?</w:t>
      </w:r>
    </w:p>
    <w:p w:rsidR="00CC3B2B" w:rsidRDefault="00CC3B2B" w:rsidP="00A554D6">
      <w:pPr>
        <w:numPr>
          <w:ilvl w:val="0"/>
          <w:numId w:val="48"/>
        </w:numPr>
        <w:pPrChange w:id="1381" w:author="Stephen Reynolds, Jr." w:date="2013-02-07T14:34:00Z">
          <w:pPr>
            <w:numPr>
              <w:numId w:val="48"/>
            </w:numPr>
            <w:ind w:left="360" w:hanging="360"/>
          </w:pPr>
        </w:pPrChange>
      </w:pPr>
      <w:r>
        <w:t>Who was the father of Jesus?</w:t>
      </w:r>
    </w:p>
    <w:p w:rsidR="00CC3B2B" w:rsidRDefault="00CC3B2B" w:rsidP="00A554D6">
      <w:pPr>
        <w:numPr>
          <w:ilvl w:val="0"/>
          <w:numId w:val="48"/>
        </w:numPr>
        <w:pPrChange w:id="1382" w:author="Stephen Reynolds, Jr." w:date="2013-02-07T14:34:00Z">
          <w:pPr>
            <w:numPr>
              <w:numId w:val="48"/>
            </w:numPr>
            <w:ind w:left="360" w:hanging="360"/>
          </w:pPr>
        </w:pPrChange>
      </w:pPr>
      <w:r>
        <w:t>What ritual did Jesus undergo when he was eight years old?</w:t>
      </w:r>
    </w:p>
    <w:p w:rsidR="00CC3B2B" w:rsidRDefault="00CC3B2B" w:rsidP="00A554D6">
      <w:pPr>
        <w:numPr>
          <w:ilvl w:val="0"/>
          <w:numId w:val="48"/>
        </w:numPr>
        <w:pPrChange w:id="1383" w:author="Stephen Reynolds, Jr." w:date="2013-02-07T14:34:00Z">
          <w:pPr>
            <w:numPr>
              <w:numId w:val="48"/>
            </w:numPr>
            <w:ind w:left="360" w:hanging="360"/>
          </w:pPr>
        </w:pPrChange>
      </w:pPr>
      <w:r>
        <w:t>What was Jesus wrapped in when he was born?</w:t>
      </w:r>
    </w:p>
    <w:p w:rsidR="00CC3B2B" w:rsidRPr="00CC3B2B" w:rsidRDefault="00CC3B2B" w:rsidP="00CC3B2B"/>
    <w:p w:rsidR="00CC3B2B" w:rsidRDefault="00CC3B2B" w:rsidP="00A554D6">
      <w:pPr>
        <w:numPr>
          <w:ilvl w:val="0"/>
          <w:numId w:val="48"/>
        </w:numPr>
        <w:pPrChange w:id="1384" w:author="Stephen Reynolds, Jr." w:date="2013-02-07T14:34:00Z">
          <w:pPr>
            <w:numPr>
              <w:numId w:val="48"/>
            </w:numPr>
            <w:ind w:left="360" w:hanging="360"/>
          </w:pPr>
        </w:pPrChange>
      </w:pPr>
      <w:r>
        <w:t>What was special about Jesus’ mother?</w:t>
      </w:r>
    </w:p>
    <w:p w:rsidR="00CC3B2B" w:rsidRPr="00CC3B2B" w:rsidRDefault="00CC3B2B" w:rsidP="00CC3B2B"/>
    <w:p w:rsidR="00CC3B2B" w:rsidRDefault="00CC3B2B" w:rsidP="00A554D6">
      <w:pPr>
        <w:numPr>
          <w:ilvl w:val="0"/>
          <w:numId w:val="48"/>
        </w:numPr>
        <w:pPrChange w:id="1385" w:author="Stephen Reynolds, Jr." w:date="2013-02-07T14:34:00Z">
          <w:pPr>
            <w:numPr>
              <w:numId w:val="48"/>
            </w:numPr>
            <w:ind w:left="360" w:hanging="360"/>
          </w:pPr>
        </w:pPrChange>
      </w:pPr>
      <w:r>
        <w:t xml:space="preserve">How </w:t>
      </w:r>
      <w:proofErr w:type="gramStart"/>
      <w:r>
        <w:t>was the family</w:t>
      </w:r>
      <w:proofErr w:type="gramEnd"/>
      <w:r>
        <w:t xml:space="preserve"> warned that someone wanted to kill Jesus?</w:t>
      </w:r>
    </w:p>
    <w:p w:rsidR="00CC3B2B" w:rsidRPr="00CC3B2B" w:rsidRDefault="00CC3B2B" w:rsidP="00CC3B2B"/>
    <w:p w:rsidR="00CC3B2B" w:rsidRDefault="00CC3B2B" w:rsidP="00A554D6">
      <w:pPr>
        <w:numPr>
          <w:ilvl w:val="0"/>
          <w:numId w:val="48"/>
        </w:numPr>
        <w:pPrChange w:id="1386" w:author="Stephen Reynolds, Jr." w:date="2013-02-07T14:34:00Z">
          <w:pPr>
            <w:numPr>
              <w:numId w:val="48"/>
            </w:numPr>
            <w:ind w:left="360" w:hanging="360"/>
          </w:pPr>
        </w:pPrChange>
      </w:pPr>
      <w:r>
        <w:t>To what country did the family escape to after they were warned of the death threat to Jesus?</w:t>
      </w:r>
    </w:p>
    <w:p w:rsidR="00CC3B2B" w:rsidRDefault="00CC3B2B" w:rsidP="00A554D6">
      <w:pPr>
        <w:numPr>
          <w:ilvl w:val="0"/>
          <w:numId w:val="48"/>
        </w:numPr>
        <w:pPrChange w:id="1387" w:author="Stephen Reynolds, Jr." w:date="2013-02-07T14:34:00Z">
          <w:pPr>
            <w:numPr>
              <w:numId w:val="48"/>
            </w:numPr>
            <w:ind w:left="360" w:hanging="360"/>
          </w:pPr>
        </w:pPrChange>
      </w:pPr>
      <w:r>
        <w:t>In what city did King Herod live?</w:t>
      </w:r>
    </w:p>
    <w:p w:rsidR="00CC3B2B" w:rsidRPr="00CC3B2B" w:rsidRDefault="00CC3B2B" w:rsidP="00CC3B2B"/>
    <w:p w:rsidR="00CC3B2B" w:rsidRDefault="00CC3B2B" w:rsidP="00A554D6">
      <w:pPr>
        <w:numPr>
          <w:ilvl w:val="0"/>
          <w:numId w:val="48"/>
        </w:numPr>
        <w:pPrChange w:id="1388" w:author="Stephen Reynolds, Jr." w:date="2013-02-07T14:34:00Z">
          <w:pPr>
            <w:numPr>
              <w:numId w:val="48"/>
            </w:numPr>
            <w:ind w:left="360" w:hanging="360"/>
          </w:pPr>
        </w:pPrChange>
      </w:pPr>
      <w:r>
        <w:t>Children in the region under what age were to be killed, in the hope that Jesus would also be killed?</w:t>
      </w:r>
    </w:p>
    <w:p w:rsidR="00CC3B2B" w:rsidRDefault="00CC3B2B" w:rsidP="00A554D6">
      <w:pPr>
        <w:numPr>
          <w:ilvl w:val="0"/>
          <w:numId w:val="48"/>
        </w:numPr>
        <w:pPrChange w:id="1389" w:author="Stephen Reynolds, Jr." w:date="2013-02-07T14:34:00Z">
          <w:pPr>
            <w:numPr>
              <w:numId w:val="48"/>
            </w:numPr>
            <w:ind w:left="360" w:hanging="360"/>
          </w:pPr>
        </w:pPrChange>
      </w:pPr>
      <w:r>
        <w:t xml:space="preserve">What was the name of the man </w:t>
      </w:r>
      <w:proofErr w:type="spellStart"/>
      <w:r>
        <w:t>Jeus</w:t>
      </w:r>
      <w:proofErr w:type="spellEnd"/>
      <w:r>
        <w:t>’ mother was engaged to at the time she became with child?</w:t>
      </w:r>
    </w:p>
    <w:p w:rsidR="00CC3B2B" w:rsidRPr="00CC3B2B" w:rsidRDefault="00CC3B2B" w:rsidP="00CC3B2B"/>
    <w:p w:rsidR="00CC3B2B" w:rsidRDefault="00CC3B2B" w:rsidP="00A554D6">
      <w:pPr>
        <w:numPr>
          <w:ilvl w:val="0"/>
          <w:numId w:val="48"/>
        </w:numPr>
        <w:pPrChange w:id="1390" w:author="Stephen Reynolds, Jr." w:date="2013-02-07T14:34:00Z">
          <w:pPr>
            <w:numPr>
              <w:numId w:val="48"/>
            </w:numPr>
            <w:ind w:left="360" w:hanging="360"/>
          </w:pPr>
        </w:pPrChange>
      </w:pPr>
      <w:r>
        <w:t>Who was Jesus descended from?</w:t>
      </w:r>
    </w:p>
    <w:p w:rsidR="00CC3B2B" w:rsidRPr="00CC3B2B" w:rsidRDefault="00CC3B2B" w:rsidP="00CC3B2B"/>
    <w:p w:rsidR="00CC3B2B" w:rsidRPr="00093A3A" w:rsidRDefault="00CC3B2B" w:rsidP="00A554D6">
      <w:pPr>
        <w:numPr>
          <w:ilvl w:val="0"/>
          <w:numId w:val="48"/>
        </w:numPr>
        <w:pPrChange w:id="1391" w:author="Stephen Reynolds, Jr." w:date="2013-02-07T14:34:00Z">
          <w:pPr>
            <w:numPr>
              <w:numId w:val="48"/>
            </w:numPr>
            <w:ind w:left="360" w:hanging="360"/>
          </w:pPr>
        </w:pPrChange>
      </w:pPr>
      <w:r>
        <w:t>In what city was Jesus brought up in as a child?</w:t>
      </w:r>
    </w:p>
    <w:p w:rsidR="00F55E07" w:rsidRDefault="00F55E07" w:rsidP="0047452D">
      <w:pPr>
        <w:pStyle w:val="Heading2"/>
      </w:pPr>
      <w:bookmarkStart w:id="1392" w:name="_Toc338753263"/>
      <w:r>
        <w:t>Lesson 5: Baptism &amp; Temptation of Jesus</w:t>
      </w:r>
      <w:bookmarkEnd w:id="1392"/>
    </w:p>
    <w:p w:rsidR="00706444" w:rsidRDefault="00706444" w:rsidP="00C3661F"/>
    <w:p w:rsidR="00C3661F" w:rsidRDefault="00C3661F" w:rsidP="00C3661F">
      <w:r>
        <w:t xml:space="preserve">Silent Moment: </w:t>
      </w:r>
      <w:r w:rsidR="00706444">
        <w:t>“The Mountain Mover Bulletin” and “William Danforth at Purina”</w:t>
      </w:r>
      <w:r w:rsidR="00CC0DB0">
        <w:t xml:space="preserve"> </w:t>
      </w:r>
    </w:p>
    <w:p w:rsidR="00C3661F" w:rsidRDefault="00C3661F" w:rsidP="00F7035C"/>
    <w:p w:rsidR="00A00925" w:rsidRDefault="00A00925" w:rsidP="00A00925"/>
    <w:p w:rsidR="00A00925" w:rsidRDefault="00A00925" w:rsidP="00A00925">
      <w:r>
        <w:t>Lesson Description:</w:t>
      </w:r>
    </w:p>
    <w:p w:rsidR="00A00925" w:rsidRDefault="00A00925" w:rsidP="00A00925"/>
    <w:p w:rsidR="00A00925" w:rsidRDefault="00285C32" w:rsidP="00093A3A">
      <w:pPr>
        <w:pStyle w:val="ParagraphNormal"/>
      </w:pPr>
      <w:r>
        <w:t>Christ was baptized by John in the river of Jordan and this marked the beginning of Christ’s public ministry. We will follow up in our study with a look at the Temptation of Jesus in the wilderness.</w:t>
      </w:r>
    </w:p>
    <w:p w:rsidR="00A00925" w:rsidRDefault="00A00925" w:rsidP="00F7035C"/>
    <w:p w:rsidR="00F55E07" w:rsidRDefault="00F55E07" w:rsidP="0047452D">
      <w:pPr>
        <w:pStyle w:val="Heading2"/>
      </w:pPr>
      <w:bookmarkStart w:id="1393" w:name="_Toc338753264"/>
      <w:r>
        <w:t xml:space="preserve">Lesson 6: </w:t>
      </w:r>
      <w:r w:rsidR="00C3661F">
        <w:t>The Disciples of Christ</w:t>
      </w:r>
      <w:bookmarkEnd w:id="1393"/>
    </w:p>
    <w:p w:rsidR="00706444" w:rsidRDefault="00706444" w:rsidP="00C3661F"/>
    <w:p w:rsidR="00C3661F" w:rsidRDefault="00C3661F" w:rsidP="00C3661F">
      <w:r>
        <w:t xml:space="preserve">Silent Moment: </w:t>
      </w:r>
      <w:r w:rsidR="00706444">
        <w:t>“The Parable of the Lilly” and “The Chief Cornerstone”</w:t>
      </w:r>
    </w:p>
    <w:p w:rsidR="00C3661F" w:rsidRDefault="00C3661F" w:rsidP="00F7035C"/>
    <w:p w:rsidR="00A00925" w:rsidRDefault="00A00925" w:rsidP="00A00925"/>
    <w:p w:rsidR="00A00925" w:rsidRDefault="00A00925" w:rsidP="00A00925">
      <w:r>
        <w:t>Lesson Description:</w:t>
      </w:r>
    </w:p>
    <w:p w:rsidR="00A00925" w:rsidRDefault="00A00925" w:rsidP="00A00925"/>
    <w:p w:rsidR="00A00925" w:rsidRDefault="00285C32" w:rsidP="00093A3A">
      <w:pPr>
        <w:pStyle w:val="ParagraphNormal"/>
      </w:pPr>
      <w:proofErr w:type="gramStart"/>
      <w:r>
        <w:t>The Great Teacher hand-picked His disciples.</w:t>
      </w:r>
      <w:proofErr w:type="gramEnd"/>
      <w:r>
        <w:t xml:space="preserve"> We will take a careful look at the lives of the men that Christ called and made fishers of men.</w:t>
      </w:r>
    </w:p>
    <w:p w:rsidR="00A00925" w:rsidRDefault="00A00925" w:rsidP="00F7035C"/>
    <w:p w:rsidR="00C3661F" w:rsidRDefault="00C3661F" w:rsidP="0047452D">
      <w:pPr>
        <w:pStyle w:val="Heading2"/>
      </w:pPr>
      <w:bookmarkStart w:id="1394" w:name="_Toc338753265"/>
      <w:r>
        <w:t>Lesson 7: Dialogues &amp; Debate</w:t>
      </w:r>
      <w:bookmarkEnd w:id="1394"/>
    </w:p>
    <w:p w:rsidR="00C3661F" w:rsidRDefault="00C3661F" w:rsidP="00C3661F">
      <w:r>
        <w:t xml:space="preserve">Silent Moment: </w:t>
      </w:r>
      <w:r w:rsidR="00706444">
        <w:t>“A Snowflake that Changed a Life” and “It Took a Miracle”</w:t>
      </w:r>
    </w:p>
    <w:p w:rsidR="00C3661F" w:rsidRDefault="00C3661F" w:rsidP="00F7035C"/>
    <w:p w:rsidR="00A00925" w:rsidRDefault="00A00925" w:rsidP="00A00925"/>
    <w:p w:rsidR="00A00925" w:rsidRDefault="00A00925" w:rsidP="00A00925">
      <w:r>
        <w:t>Lesson Description:</w:t>
      </w:r>
    </w:p>
    <w:p w:rsidR="00A00925" w:rsidRDefault="00A00925" w:rsidP="00A00925"/>
    <w:p w:rsidR="00A00925" w:rsidRDefault="00285C32" w:rsidP="00093A3A">
      <w:pPr>
        <w:pStyle w:val="ParagraphNormal"/>
      </w:pPr>
      <w:r>
        <w:t>We will investigate the personal dialogues with Christ. We will also follow with healthy debate and dialogue of our own on a few key subjects important enough that Christ Himself taught on them.</w:t>
      </w:r>
    </w:p>
    <w:p w:rsidR="00A00925" w:rsidRDefault="00A00925" w:rsidP="00F7035C"/>
    <w:p w:rsidR="00C3661F" w:rsidRDefault="00C3661F" w:rsidP="0047452D">
      <w:pPr>
        <w:pStyle w:val="Heading2"/>
      </w:pPr>
      <w:bookmarkStart w:id="1395" w:name="_Toc338753266"/>
      <w:r>
        <w:t>Lesson 8: Miracles of Christ, Part 1</w:t>
      </w:r>
      <w:bookmarkEnd w:id="1395"/>
    </w:p>
    <w:p w:rsidR="00706444" w:rsidRDefault="00706444" w:rsidP="00C3661F"/>
    <w:p w:rsidR="00C3661F" w:rsidRDefault="00C3661F" w:rsidP="00C3661F">
      <w:r>
        <w:t xml:space="preserve">Silent Moment: </w:t>
      </w:r>
      <w:r w:rsidR="00706444">
        <w:t>“Are Miracles for Today?” and “God Loves You”</w:t>
      </w:r>
    </w:p>
    <w:p w:rsidR="00C3661F" w:rsidRDefault="00C3661F" w:rsidP="00F7035C"/>
    <w:p w:rsidR="00FA46D5" w:rsidRDefault="00FA46D5" w:rsidP="00FA46D5"/>
    <w:p w:rsidR="00FA46D5" w:rsidRDefault="00FA46D5" w:rsidP="00FA46D5">
      <w:r>
        <w:t>Lesson Description:</w:t>
      </w:r>
    </w:p>
    <w:p w:rsidR="00FA46D5" w:rsidRDefault="00FA46D5" w:rsidP="00FA46D5"/>
    <w:p w:rsidR="00FA46D5" w:rsidRDefault="00285C32" w:rsidP="00093A3A">
      <w:pPr>
        <w:pStyle w:val="ParagraphNormal"/>
      </w:pPr>
      <w:r>
        <w:t>We will begin a two part study of the miracles of Jesus. We will learn that Christ was a teacher of power and not word only.</w:t>
      </w:r>
    </w:p>
    <w:p w:rsidR="00FA46D5" w:rsidRDefault="00FA46D5" w:rsidP="00F7035C"/>
    <w:p w:rsidR="00C3661F" w:rsidRDefault="00C3661F" w:rsidP="0047452D">
      <w:pPr>
        <w:pStyle w:val="Heading2"/>
      </w:pPr>
      <w:bookmarkStart w:id="1396" w:name="_Toc338753267"/>
      <w:r>
        <w:t>Lesson 9: Miracles of Christ, Part 2</w:t>
      </w:r>
      <w:bookmarkEnd w:id="1396"/>
    </w:p>
    <w:p w:rsidR="00CC0DB0" w:rsidRDefault="00CC0DB0" w:rsidP="00C3661F"/>
    <w:p w:rsidR="00C3661F" w:rsidRDefault="00C3661F" w:rsidP="00C3661F">
      <w:r>
        <w:t xml:space="preserve">Silent Moment: </w:t>
      </w:r>
      <w:r w:rsidR="00CC0DB0">
        <w:t xml:space="preserve">“His Mercy </w:t>
      </w:r>
      <w:proofErr w:type="spellStart"/>
      <w:r w:rsidR="00CC0DB0">
        <w:t>Endureth</w:t>
      </w:r>
      <w:proofErr w:type="spellEnd"/>
      <w:r w:rsidR="00CC0DB0">
        <w:t xml:space="preserve"> Forever” and “Delight Thyself Also in the Lord”</w:t>
      </w:r>
    </w:p>
    <w:p w:rsidR="00C3661F" w:rsidRDefault="00C3661F" w:rsidP="00F7035C"/>
    <w:p w:rsidR="00FA46D5" w:rsidRDefault="00FA46D5" w:rsidP="00FA46D5"/>
    <w:p w:rsidR="00FA46D5" w:rsidRDefault="00FA46D5" w:rsidP="00FA46D5">
      <w:r>
        <w:t>Lesson Description:</w:t>
      </w:r>
    </w:p>
    <w:p w:rsidR="00FA46D5" w:rsidRDefault="00FA46D5" w:rsidP="00FA46D5"/>
    <w:p w:rsidR="00FA46D5" w:rsidRDefault="00FA46D5" w:rsidP="00093A3A">
      <w:pPr>
        <w:pStyle w:val="ParagraphNormal"/>
      </w:pPr>
      <w:r>
        <w:t>W</w:t>
      </w:r>
      <w:r w:rsidR="00285C32">
        <w:t>e will complete our two part study of the miracles of Christ. We will emphasize some of the most prominent miraculous works of Christ.</w:t>
      </w:r>
    </w:p>
    <w:p w:rsidR="00FA46D5" w:rsidRDefault="00FA46D5" w:rsidP="00F7035C"/>
    <w:p w:rsidR="00C3661F" w:rsidRDefault="00C3661F" w:rsidP="0047452D">
      <w:pPr>
        <w:pStyle w:val="Heading2"/>
      </w:pPr>
      <w:bookmarkStart w:id="1397" w:name="_Toc338753268"/>
      <w:r>
        <w:t>Lesson 10: Some Teachings of Christ</w:t>
      </w:r>
      <w:bookmarkEnd w:id="1397"/>
    </w:p>
    <w:p w:rsidR="00CC0DB0" w:rsidRDefault="00CC0DB0" w:rsidP="00C3661F"/>
    <w:p w:rsidR="00C3661F" w:rsidRDefault="00C3661F" w:rsidP="00C3661F">
      <w:r>
        <w:t xml:space="preserve">Silent Moment: </w:t>
      </w:r>
      <w:r w:rsidR="00CC0DB0">
        <w:t>“Judas Iscariot” and “Mighty Men”</w:t>
      </w:r>
    </w:p>
    <w:p w:rsidR="00C3661F" w:rsidRDefault="00C3661F" w:rsidP="00F7035C"/>
    <w:p w:rsidR="00FA46D5" w:rsidRDefault="00FA46D5" w:rsidP="00FA46D5"/>
    <w:p w:rsidR="00FA46D5" w:rsidRDefault="00FA46D5" w:rsidP="00FA46D5">
      <w:r>
        <w:t>Lesson Description:</w:t>
      </w:r>
    </w:p>
    <w:p w:rsidR="00FA46D5" w:rsidRDefault="00FA46D5" w:rsidP="00FA46D5"/>
    <w:p w:rsidR="00FA46D5" w:rsidRDefault="004A3FFF" w:rsidP="00093A3A">
      <w:pPr>
        <w:pStyle w:val="ParagraphNormal"/>
      </w:pPr>
      <w:r>
        <w:t>Not even the Scripture contains all the sermons Christ preached. Time does not allow us even careful investigation of the sermons included in the N.T. We will choose just a few of the teachings of Christ and expound on them.</w:t>
      </w:r>
    </w:p>
    <w:p w:rsidR="00FA46D5" w:rsidRDefault="00FA46D5" w:rsidP="00F7035C"/>
    <w:p w:rsidR="00C3661F" w:rsidRDefault="00C3661F" w:rsidP="0047452D">
      <w:pPr>
        <w:pStyle w:val="Heading2"/>
      </w:pPr>
      <w:bookmarkStart w:id="1398" w:name="_Toc338753269"/>
      <w:r>
        <w:t xml:space="preserve">Lesson 11: </w:t>
      </w:r>
      <w:r w:rsidR="00763832">
        <w:t>Christ’s Final Days as a Man</w:t>
      </w:r>
      <w:bookmarkEnd w:id="1398"/>
    </w:p>
    <w:p w:rsidR="00CC0DB0" w:rsidRDefault="00CC0DB0" w:rsidP="00C3661F"/>
    <w:p w:rsidR="00C3661F" w:rsidRDefault="00C3661F" w:rsidP="00C3661F">
      <w:r>
        <w:t xml:space="preserve">Silent Moment: </w:t>
      </w:r>
      <w:r w:rsidR="00CC0DB0">
        <w:t>“At the Gate of the New Year”</w:t>
      </w:r>
    </w:p>
    <w:p w:rsidR="00C3661F" w:rsidRDefault="00C3661F" w:rsidP="00F7035C"/>
    <w:p w:rsidR="00FA46D5" w:rsidRDefault="00FA46D5" w:rsidP="00FA46D5"/>
    <w:p w:rsidR="00FA46D5" w:rsidRDefault="00FA46D5" w:rsidP="00FA46D5">
      <w:r>
        <w:t>Lesson Description:</w:t>
      </w:r>
    </w:p>
    <w:p w:rsidR="00FA46D5" w:rsidRDefault="00FA46D5" w:rsidP="00FA46D5"/>
    <w:p w:rsidR="00FA46D5" w:rsidRDefault="004A3FFF" w:rsidP="00093A3A">
      <w:pPr>
        <w:pStyle w:val="ParagraphNormal"/>
      </w:pPr>
      <w:r>
        <w:t>The most emotional and powerful period of Christ earthly journey was the period around his death. It was not by accident and was not an inconvenience to God. Calvary was God’s plan before the foundations of the world. We will take careful survey of Betrayal, Crucifixion, Resurrection and finally the Ascension of Christ.</w:t>
      </w:r>
    </w:p>
    <w:p w:rsidR="00B131DE" w:rsidRPr="00B131DE" w:rsidRDefault="00F31B18" w:rsidP="00B131DE">
      <w:pPr>
        <w:pStyle w:val="Title"/>
      </w:pPr>
      <w:r>
        <w:br w:type="page"/>
      </w:r>
      <w:r w:rsidR="00B131DE" w:rsidRPr="00B131DE">
        <w:t xml:space="preserve">Christ’s </w:t>
      </w:r>
      <w:r w:rsidR="00763832">
        <w:t>Final Days as a Man</w:t>
      </w:r>
    </w:p>
    <w:p w:rsidR="00B131DE" w:rsidRDefault="00B131DE"/>
    <w:p w:rsidR="00B131DE" w:rsidRDefault="00DA3D5A" w:rsidP="007330E2">
      <w:pPr>
        <w:pStyle w:val="Heading3"/>
      </w:pPr>
      <w:r w:rsidRPr="00DA3D5A">
        <w:t>Tuesday</w:t>
      </w:r>
      <w:r w:rsidR="00DB1006">
        <w:t>: The Beginning of the End</w:t>
      </w:r>
      <w:r>
        <w:t xml:space="preserve"> </w:t>
      </w:r>
    </w:p>
    <w:p w:rsidR="008B4067" w:rsidRDefault="008B4067" w:rsidP="00A70E6E">
      <w:pPr>
        <w:numPr>
          <w:ilvl w:val="0"/>
          <w:numId w:val="56"/>
        </w:numPr>
        <w:pPrChange w:id="1399" w:author="Stephen Reynolds, Jr." w:date="2013-02-07T16:12:00Z">
          <w:pPr/>
        </w:pPrChange>
      </w:pPr>
      <w:r>
        <w:t xml:space="preserve">Christ’s Five Confrontations with the Pharisees and the Sadducees </w:t>
      </w:r>
    </w:p>
    <w:p w:rsidR="008B4067" w:rsidRPr="008B4067" w:rsidRDefault="008B4067" w:rsidP="00A70E6E">
      <w:pPr>
        <w:numPr>
          <w:ilvl w:val="0"/>
          <w:numId w:val="57"/>
        </w:numPr>
        <w:pPrChange w:id="1400" w:author="Stephen Reynolds, Jr." w:date="2013-02-07T16:12:00Z">
          <w:pPr/>
        </w:pPrChange>
      </w:pPr>
      <w:proofErr w:type="gramStart"/>
      <w:r w:rsidRPr="008B4067">
        <w:t>Questioning His authority.</w:t>
      </w:r>
      <w:proofErr w:type="gramEnd"/>
      <w:r w:rsidRPr="008B4067">
        <w:t xml:space="preserve"> (Matthew 21:23-27; Mark 11:27-33; Luke 20:3-8)</w:t>
      </w:r>
    </w:p>
    <w:p w:rsidR="008B4067" w:rsidRPr="008B4067" w:rsidRDefault="008B4067" w:rsidP="00A70E6E">
      <w:pPr>
        <w:pPrChange w:id="1401" w:author="Stephen Reynolds, Jr." w:date="2013-02-07T16:12:00Z">
          <w:pPr/>
        </w:pPrChange>
      </w:pPr>
      <w:proofErr w:type="gramStart"/>
      <w:r w:rsidRPr="008B4067">
        <w:t>Paying tribute to Caesar.</w:t>
      </w:r>
      <w:proofErr w:type="gramEnd"/>
      <w:r w:rsidRPr="008B4067">
        <w:t xml:space="preserve"> (Matthew 22:15-22; Mark 12:13-17; Luke 20:19-25)</w:t>
      </w:r>
    </w:p>
    <w:p w:rsidR="008B4067" w:rsidRPr="008B4067" w:rsidRDefault="008B4067" w:rsidP="00A70E6E">
      <w:pPr>
        <w:pPrChange w:id="1402" w:author="Stephen Reynolds, Jr." w:date="2013-02-07T16:12:00Z">
          <w:pPr/>
        </w:pPrChange>
      </w:pPr>
      <w:proofErr w:type="gramStart"/>
      <w:r w:rsidRPr="008B4067">
        <w:t>The doctrine of the Resurrection.</w:t>
      </w:r>
      <w:proofErr w:type="gramEnd"/>
      <w:r w:rsidR="00DB1006">
        <w:t xml:space="preserve"> (Matthew 22:23-33; Mark 12:18-27; </w:t>
      </w:r>
      <w:r w:rsidR="00DB1006">
        <w:tab/>
        <w:t>Luke 20:27-40)</w:t>
      </w:r>
    </w:p>
    <w:p w:rsidR="008B4067" w:rsidRPr="008B4067" w:rsidRDefault="008B4067" w:rsidP="00A70E6E">
      <w:pPr>
        <w:pPrChange w:id="1403" w:author="Stephen Reynolds, Jr." w:date="2013-02-07T16:12:00Z">
          <w:pPr/>
        </w:pPrChange>
      </w:pPr>
      <w:proofErr w:type="gramStart"/>
      <w:r w:rsidRPr="008B4067">
        <w:t>The greatest commandment.</w:t>
      </w:r>
      <w:proofErr w:type="gramEnd"/>
      <w:r w:rsidR="00DB1006">
        <w:t xml:space="preserve"> (Matthew 22:34-40; Mark 12:28-34)</w:t>
      </w:r>
    </w:p>
    <w:p w:rsidR="008B4067" w:rsidRPr="008B4067" w:rsidRDefault="008B4067" w:rsidP="00A70E6E">
      <w:pPr>
        <w:pPrChange w:id="1404" w:author="Stephen Reynolds, Jr." w:date="2013-02-07T16:12:00Z">
          <w:pPr/>
        </w:pPrChange>
      </w:pPr>
      <w:proofErr w:type="gramStart"/>
      <w:r w:rsidRPr="008B4067">
        <w:t>The Messiah.</w:t>
      </w:r>
      <w:proofErr w:type="gramEnd"/>
      <w:r w:rsidR="00DB1006">
        <w:t xml:space="preserve"> (Matthew 22:4-6; Mark 12:35-37; Luke 20:41-44)</w:t>
      </w:r>
    </w:p>
    <w:p w:rsidR="008B4067" w:rsidRDefault="008B4067" w:rsidP="00A70E6E">
      <w:pPr>
        <w:pPrChange w:id="1405" w:author="Stephen Reynolds, Jr." w:date="2013-02-07T16:12:00Z">
          <w:pPr/>
        </w:pPrChange>
      </w:pPr>
      <w:r>
        <w:t>Christ’s condemnation of the Pharisees.</w:t>
      </w:r>
    </w:p>
    <w:p w:rsidR="00DB1006" w:rsidRPr="00DB1006" w:rsidRDefault="00DB1006" w:rsidP="00093A3A">
      <w:pPr>
        <w:pStyle w:val="ParagraphNormal"/>
      </w:pPr>
      <w:r>
        <w:t>Matthew 23:1-36; Mark 12:38-40; Luke 20:45-47.</w:t>
      </w:r>
    </w:p>
    <w:p w:rsidR="008B4067" w:rsidRDefault="008B4067" w:rsidP="00A70E6E">
      <w:pPr>
        <w:pPrChange w:id="1406" w:author="Stephen Reynolds, Jr." w:date="2013-02-07T16:12:00Z">
          <w:pPr/>
        </w:pPrChange>
      </w:pPr>
      <w:proofErr w:type="gramStart"/>
      <w:r>
        <w:t>The widow’s mite.</w:t>
      </w:r>
      <w:proofErr w:type="gramEnd"/>
    </w:p>
    <w:p w:rsidR="0094244B" w:rsidRPr="0094244B" w:rsidRDefault="0094244B" w:rsidP="00093A3A">
      <w:pPr>
        <w:pStyle w:val="ParagraphNormal"/>
      </w:pPr>
      <w:r>
        <w:t>Mark 12:41-44; Luke 21:1-4.</w:t>
      </w:r>
    </w:p>
    <w:p w:rsidR="008B4067" w:rsidRDefault="008B4067" w:rsidP="00A70E6E">
      <w:pPr>
        <w:pPrChange w:id="1407" w:author="Stephen Reynolds, Jr." w:date="2013-02-07T16:12:00Z">
          <w:pPr/>
        </w:pPrChange>
      </w:pPr>
      <w:r>
        <w:t>Christ weeps over Jerusalem on two occasions.</w:t>
      </w:r>
    </w:p>
    <w:p w:rsidR="008B4067" w:rsidRPr="00DB1006" w:rsidRDefault="008B4067" w:rsidP="00A70E6E">
      <w:pPr>
        <w:numPr>
          <w:ilvl w:val="0"/>
          <w:numId w:val="22"/>
        </w:numPr>
        <w:pPrChange w:id="1408" w:author="Stephen Reynolds, Jr." w:date="2013-02-07T16:12:00Z">
          <w:pPr>
            <w:numPr>
              <w:numId w:val="22"/>
            </w:numPr>
            <w:ind w:left="1440" w:hanging="360"/>
          </w:pPr>
        </w:pPrChange>
      </w:pPr>
      <w:r w:rsidRPr="00DB1006">
        <w:t>First Occasion: Matthew 23:37-39; Luke 13:34</w:t>
      </w:r>
      <w:proofErr w:type="gramStart"/>
      <w:r w:rsidRPr="00DB1006">
        <w:t>,35</w:t>
      </w:r>
      <w:proofErr w:type="gramEnd"/>
      <w:r w:rsidR="0094244B">
        <w:t>.</w:t>
      </w:r>
    </w:p>
    <w:p w:rsidR="008B4067" w:rsidRPr="00DB1006" w:rsidRDefault="008B4067" w:rsidP="00A70E6E">
      <w:pPr>
        <w:pPrChange w:id="1409" w:author="Stephen Reynolds, Jr." w:date="2013-02-07T16:12:00Z">
          <w:pPr/>
        </w:pPrChange>
      </w:pPr>
      <w:r w:rsidRPr="00DB1006">
        <w:t>Second Occasion: Luke 19:41-44</w:t>
      </w:r>
      <w:r w:rsidR="0094244B">
        <w:t>.</w:t>
      </w:r>
    </w:p>
    <w:p w:rsidR="009D3163" w:rsidRDefault="008B4067" w:rsidP="00A70E6E">
      <w:pPr>
        <w:pPrChange w:id="1410" w:author="Stephen Reynolds, Jr." w:date="2013-02-07T16:12:00Z">
          <w:pPr/>
        </w:pPrChange>
      </w:pPr>
      <w:r>
        <w:t xml:space="preserve">Christ preaches the Sermon on the Mount. </w:t>
      </w:r>
    </w:p>
    <w:p w:rsidR="008B4067" w:rsidRDefault="008B4067" w:rsidP="00093A3A">
      <w:pPr>
        <w:pStyle w:val="ParagraphNormal"/>
      </w:pPr>
      <w:r>
        <w:t xml:space="preserve">Matthew Chapters </w:t>
      </w:r>
      <w:r w:rsidR="009D3163">
        <w:t>24-25.</w:t>
      </w:r>
    </w:p>
    <w:p w:rsidR="009D3163" w:rsidRDefault="008B4067" w:rsidP="00A70E6E">
      <w:pPr>
        <w:pPrChange w:id="1411" w:author="Stephen Reynolds, Jr." w:date="2013-02-07T16:12:00Z">
          <w:pPr/>
        </w:pPrChange>
      </w:pPr>
      <w:r>
        <w:t xml:space="preserve">Christ predicts his betrayal and crucifixion. </w:t>
      </w:r>
    </w:p>
    <w:p w:rsidR="008B4067" w:rsidRDefault="009D3163" w:rsidP="00093A3A">
      <w:pPr>
        <w:pStyle w:val="ParagraphNormal"/>
      </w:pPr>
      <w:r>
        <w:t>Matthew 26:1</w:t>
      </w:r>
      <w:proofErr w:type="gramStart"/>
      <w:r>
        <w:t>,2</w:t>
      </w:r>
      <w:proofErr w:type="gramEnd"/>
      <w:r>
        <w:t>.</w:t>
      </w:r>
    </w:p>
    <w:p w:rsidR="009D3163" w:rsidRDefault="008B4067" w:rsidP="00A70E6E">
      <w:pPr>
        <w:pPrChange w:id="1412" w:author="Stephen Reynolds, Jr." w:date="2013-02-07T16:12:00Z">
          <w:pPr/>
        </w:pPrChange>
      </w:pPr>
      <w:proofErr w:type="gramStart"/>
      <w:r>
        <w:t>The plot by the Pharisees.</w:t>
      </w:r>
      <w:proofErr w:type="gramEnd"/>
      <w:r>
        <w:t xml:space="preserve"> </w:t>
      </w:r>
    </w:p>
    <w:p w:rsidR="008B4067" w:rsidRDefault="008B4067" w:rsidP="00093A3A">
      <w:pPr>
        <w:pStyle w:val="ParagraphNormal"/>
      </w:pPr>
      <w:r>
        <w:t>Matthew 26</w:t>
      </w:r>
      <w:r w:rsidR="009D3163">
        <w:t>: 3-5; Mark 14:1</w:t>
      </w:r>
      <w:proofErr w:type="gramStart"/>
      <w:r w:rsidR="009D3163">
        <w:t>,2</w:t>
      </w:r>
      <w:proofErr w:type="gramEnd"/>
      <w:r w:rsidR="009D3163">
        <w:t>; Luke 22:1,2.</w:t>
      </w:r>
    </w:p>
    <w:p w:rsidR="008B4067" w:rsidRDefault="008B4067" w:rsidP="00DA3D5A"/>
    <w:p w:rsidR="00DA3D5A" w:rsidRDefault="00DA3D5A" w:rsidP="007330E2">
      <w:pPr>
        <w:pStyle w:val="Heading3"/>
      </w:pPr>
      <w:r w:rsidRPr="00DA3D5A">
        <w:t>Wednesday</w:t>
      </w:r>
      <w:r>
        <w:t xml:space="preserve">: Judas agrees to betray Jesus </w:t>
      </w:r>
    </w:p>
    <w:p w:rsidR="00DA3D5A" w:rsidRDefault="00DA3D5A" w:rsidP="00093A3A">
      <w:pPr>
        <w:pStyle w:val="ParagraphNormal"/>
      </w:pPr>
      <w:r>
        <w:t>Matthew 26:14</w:t>
      </w:r>
      <w:proofErr w:type="gramStart"/>
      <w:r>
        <w:t>,15</w:t>
      </w:r>
      <w:proofErr w:type="gramEnd"/>
      <w:r>
        <w:t>; Mark 14:10,11; Luke 22:3-5.</w:t>
      </w:r>
    </w:p>
    <w:p w:rsidR="00DA3D5A" w:rsidRPr="00DA3D5A" w:rsidRDefault="00DA3D5A" w:rsidP="00093A3A">
      <w:pPr>
        <w:pStyle w:val="ParagraphNormal"/>
      </w:pPr>
    </w:p>
    <w:p w:rsidR="00DA3D5A" w:rsidRDefault="00DA3D5A" w:rsidP="007330E2">
      <w:pPr>
        <w:pStyle w:val="Heading3"/>
      </w:pPr>
      <w:r w:rsidRPr="00DA3D5A">
        <w:t>Thursday</w:t>
      </w:r>
      <w:r>
        <w:t>: Preparations for the Passover</w:t>
      </w:r>
    </w:p>
    <w:p w:rsidR="00DA3D5A" w:rsidRDefault="00DA3D5A" w:rsidP="00093A3A">
      <w:pPr>
        <w:pStyle w:val="ParagraphNormal"/>
      </w:pPr>
      <w:r>
        <w:t>Matthew 26:17-19; Mark 14:12-16; Luke 21:7-13.</w:t>
      </w:r>
    </w:p>
    <w:p w:rsidR="009D3163" w:rsidRDefault="008B4067" w:rsidP="00A70E6E">
      <w:pPr>
        <w:numPr>
          <w:ilvl w:val="0"/>
          <w:numId w:val="21"/>
        </w:numPr>
        <w:pPrChange w:id="1413" w:author="Stephen Reynolds, Jr." w:date="2013-02-07T16:12:00Z">
          <w:pPr>
            <w:numPr>
              <w:numId w:val="21"/>
            </w:numPr>
            <w:ind w:left="720" w:hanging="360"/>
          </w:pPr>
        </w:pPrChange>
      </w:pPr>
      <w:r w:rsidRPr="008B4067">
        <w:t xml:space="preserve">In the Upper Room </w:t>
      </w:r>
    </w:p>
    <w:p w:rsidR="008B4067" w:rsidRPr="009D3163" w:rsidRDefault="008B4067" w:rsidP="00093A3A">
      <w:pPr>
        <w:pStyle w:val="ParagraphNormal"/>
      </w:pPr>
      <w:r w:rsidRPr="009D3163">
        <w:t>Matthew 26:17-29; Mark 14:12-15; Luke 22:7-30; John Chap</w:t>
      </w:r>
      <w:r w:rsidR="009D3163">
        <w:t>ters 13-14.</w:t>
      </w:r>
    </w:p>
    <w:p w:rsidR="009D3163" w:rsidRDefault="008B4067" w:rsidP="00A70E6E">
      <w:pPr>
        <w:pPrChange w:id="1414" w:author="Stephen Reynolds, Jr." w:date="2013-02-07T16:12:00Z">
          <w:pPr/>
        </w:pPrChange>
      </w:pPr>
      <w:proofErr w:type="gramStart"/>
      <w:r w:rsidRPr="008B4067">
        <w:t>The Singing of a hymn.</w:t>
      </w:r>
      <w:proofErr w:type="gramEnd"/>
      <w:r w:rsidRPr="008B4067">
        <w:t xml:space="preserve"> </w:t>
      </w:r>
    </w:p>
    <w:p w:rsidR="008B4067" w:rsidRPr="008B4067" w:rsidRDefault="009D3163" w:rsidP="00093A3A">
      <w:pPr>
        <w:pStyle w:val="ParagraphNormal"/>
      </w:pPr>
      <w:r>
        <w:t>Matthew 26:30; Mark 14:26.</w:t>
      </w:r>
    </w:p>
    <w:p w:rsidR="009D3163" w:rsidRDefault="008B4067" w:rsidP="00A70E6E">
      <w:pPr>
        <w:pPrChange w:id="1415" w:author="Stephen Reynolds, Jr." w:date="2013-02-07T16:12:00Z">
          <w:pPr/>
        </w:pPrChange>
      </w:pPr>
      <w:r w:rsidRPr="008B4067">
        <w:t>Christ preaches His Thursday night Passover sermon.</w:t>
      </w:r>
    </w:p>
    <w:p w:rsidR="008B4067" w:rsidRPr="008B4067" w:rsidRDefault="009D3163" w:rsidP="00093A3A">
      <w:pPr>
        <w:pStyle w:val="ParagraphNormal"/>
      </w:pPr>
      <w:r>
        <w:t xml:space="preserve"> John Chapters 15-16.</w:t>
      </w:r>
    </w:p>
    <w:p w:rsidR="00DA3D5A" w:rsidRPr="00DA3D5A" w:rsidRDefault="00DA3D5A" w:rsidP="00093A3A">
      <w:pPr>
        <w:pStyle w:val="ParagraphNormal"/>
      </w:pPr>
    </w:p>
    <w:p w:rsidR="0073066B" w:rsidRDefault="0073066B">
      <w:pPr>
        <w:rPr>
          <w:rFonts w:asciiTheme="majorHAnsi" w:eastAsiaTheme="majorEastAsia" w:hAnsiTheme="majorHAnsi" w:cstheme="majorBidi"/>
          <w:b/>
          <w:bCs/>
        </w:rPr>
      </w:pPr>
      <w:r>
        <w:br w:type="page"/>
      </w:r>
    </w:p>
    <w:p w:rsidR="00DA3D5A" w:rsidRDefault="00DA3D5A" w:rsidP="007330E2">
      <w:pPr>
        <w:pStyle w:val="Heading3"/>
      </w:pPr>
      <w:r w:rsidRPr="00DA3D5A">
        <w:t>Friday</w:t>
      </w:r>
      <w:r>
        <w:t>: Christ’s Prophecies, Trials and Death</w:t>
      </w:r>
    </w:p>
    <w:p w:rsidR="00DA3D5A" w:rsidRDefault="003E46A8" w:rsidP="00A70E6E">
      <w:pPr>
        <w:numPr>
          <w:ilvl w:val="0"/>
          <w:numId w:val="23"/>
        </w:numPr>
        <w:pPrChange w:id="1416" w:author="Stephen Reynolds, Jr." w:date="2013-02-07T16:12:00Z">
          <w:pPr>
            <w:numPr>
              <w:numId w:val="23"/>
            </w:numPr>
            <w:ind w:left="720" w:hanging="360"/>
          </w:pPr>
        </w:pPrChange>
      </w:pPr>
      <w:r>
        <w:t>Christ’s Final Prediction</w:t>
      </w:r>
      <w:r w:rsidR="009D3163">
        <w:t>s of His Death and Resurrection &amp; Gethsemane</w:t>
      </w:r>
    </w:p>
    <w:p w:rsidR="009D3163" w:rsidRDefault="009D3163" w:rsidP="00A70E6E">
      <w:pPr>
        <w:numPr>
          <w:ilvl w:val="0"/>
          <w:numId w:val="26"/>
        </w:numPr>
        <w:pPrChange w:id="1417" w:author="Stephen Reynolds, Jr." w:date="2013-02-07T16:12:00Z">
          <w:pPr>
            <w:numPr>
              <w:numId w:val="26"/>
            </w:numPr>
            <w:ind w:left="1440" w:hanging="360"/>
          </w:pPr>
        </w:pPrChange>
      </w:pPr>
      <w:r>
        <w:t>Christ’s Death. (Matthew 26:31; Mark 14:27)</w:t>
      </w:r>
    </w:p>
    <w:p w:rsidR="009D3163" w:rsidRDefault="009D3163" w:rsidP="00A70E6E">
      <w:pPr>
        <w:pPrChange w:id="1418" w:author="Stephen Reynolds, Jr." w:date="2013-02-07T16:12:00Z">
          <w:pPr/>
        </w:pPrChange>
      </w:pPr>
      <w:r>
        <w:t>Christ’s Resurrection (Matthew 26:32; Mark 14:28)</w:t>
      </w:r>
    </w:p>
    <w:p w:rsidR="009D3163" w:rsidRDefault="009D3163" w:rsidP="00A70E6E">
      <w:pPr>
        <w:pPrChange w:id="1419" w:author="Stephen Reynolds, Jr." w:date="2013-02-07T16:12:00Z">
          <w:pPr/>
        </w:pPrChange>
      </w:pPr>
      <w:r>
        <w:t>Christ’s Great High Priest Prayer. (John 17:1-26)</w:t>
      </w:r>
    </w:p>
    <w:p w:rsidR="009D3163" w:rsidRDefault="009D3163" w:rsidP="00A70E6E">
      <w:pPr>
        <w:pPrChange w:id="1420" w:author="Stephen Reynolds, Jr." w:date="2013-02-07T16:12:00Z">
          <w:pPr/>
        </w:pPrChange>
      </w:pPr>
      <w:proofErr w:type="gramStart"/>
      <w:r>
        <w:t>En route to Gethsemane.</w:t>
      </w:r>
      <w:proofErr w:type="gramEnd"/>
      <w:r>
        <w:t xml:space="preserve"> (Luke 22:35-38)</w:t>
      </w:r>
    </w:p>
    <w:p w:rsidR="009D3163" w:rsidRPr="009D3163" w:rsidRDefault="009D3163" w:rsidP="00A70E6E">
      <w:pPr>
        <w:pPrChange w:id="1421" w:author="Stephen Reynolds, Jr." w:date="2013-02-07T16:12:00Z">
          <w:pPr/>
        </w:pPrChange>
      </w:pPr>
      <w:proofErr w:type="gramStart"/>
      <w:r>
        <w:t>In Gethsemane.</w:t>
      </w:r>
      <w:proofErr w:type="gramEnd"/>
      <w:r>
        <w:t xml:space="preserve"> (Matthew 26:36-56; Mark 14:32-52; Luke 22:39-53; John 18:1-12)</w:t>
      </w:r>
    </w:p>
    <w:p w:rsidR="003E46A8" w:rsidRDefault="003E46A8" w:rsidP="00A70E6E">
      <w:pPr>
        <w:pPrChange w:id="1422" w:author="Stephen Reynolds, Jr." w:date="2013-02-07T16:12:00Z">
          <w:pPr/>
        </w:pPrChange>
      </w:pPr>
      <w:r>
        <w:t>Christ’s Unfair Trials.</w:t>
      </w:r>
    </w:p>
    <w:p w:rsidR="00134597" w:rsidRPr="00134597" w:rsidRDefault="00134597" w:rsidP="00134597"/>
    <w:p w:rsidR="003E46A8" w:rsidRDefault="003E46A8" w:rsidP="00A70E6E">
      <w:pPr>
        <w:numPr>
          <w:ilvl w:val="0"/>
          <w:numId w:val="24"/>
        </w:numPr>
        <w:pPrChange w:id="1423" w:author="Stephen Reynolds, Jr." w:date="2013-02-07T16:12:00Z">
          <w:pPr>
            <w:numPr>
              <w:numId w:val="24"/>
            </w:numPr>
            <w:ind w:left="1440" w:hanging="360"/>
          </w:pPr>
        </w:pPrChange>
      </w:pPr>
      <w:r>
        <w:t>Jewish/Religious Trials</w:t>
      </w:r>
    </w:p>
    <w:p w:rsidR="00C94A77" w:rsidRPr="006A7203" w:rsidRDefault="00C94A77" w:rsidP="004405BD">
      <w:pPr>
        <w:pStyle w:val="List6"/>
      </w:pPr>
      <w:r w:rsidRPr="006A7203">
        <w:t>A Three-Fold Perversion During These Trials</w:t>
      </w:r>
    </w:p>
    <w:p w:rsidR="00C94A77" w:rsidRPr="00A13E8D" w:rsidRDefault="00C94A77" w:rsidP="007929ED">
      <w:pPr>
        <w:pStyle w:val="List7"/>
      </w:pPr>
      <w:r w:rsidRPr="00A13E8D">
        <w:t xml:space="preserve">Christ stands before </w:t>
      </w:r>
      <w:proofErr w:type="spellStart"/>
      <w:r w:rsidRPr="00A13E8D">
        <w:t>Annas</w:t>
      </w:r>
      <w:proofErr w:type="spellEnd"/>
      <w:r w:rsidRPr="00A13E8D">
        <w:t>. (John 18:13,14,19-23)</w:t>
      </w:r>
    </w:p>
    <w:p w:rsidR="00C94A77" w:rsidRPr="006A7203" w:rsidRDefault="00C94A77" w:rsidP="007929ED">
      <w:pPr>
        <w:pStyle w:val="List7"/>
      </w:pPr>
      <w:r w:rsidRPr="006A7203">
        <w:t>Christ stands before Caiaphas. (Matthew 26:57</w:t>
      </w:r>
      <w:proofErr w:type="gramStart"/>
      <w:r w:rsidRPr="006A7203">
        <w:t>,59</w:t>
      </w:r>
      <w:proofErr w:type="gramEnd"/>
      <w:r w:rsidRPr="006A7203">
        <w:t>-68; Mark 14:53-65; Luke 22:54,63-65; John 18:24.)</w:t>
      </w:r>
    </w:p>
    <w:p w:rsidR="00C94A77" w:rsidRPr="006A7203" w:rsidRDefault="00C94A77" w:rsidP="007929ED">
      <w:pPr>
        <w:pStyle w:val="List7"/>
      </w:pPr>
      <w:r w:rsidRPr="006A7203">
        <w:t>Christ stands before the entire Sanhedrin. (Matthew 27:1; Mark 15:1)</w:t>
      </w:r>
    </w:p>
    <w:p w:rsidR="00C94A77" w:rsidRPr="006A7203" w:rsidRDefault="00C94A77" w:rsidP="004405BD">
      <w:pPr>
        <w:pStyle w:val="List6"/>
      </w:pPr>
      <w:r w:rsidRPr="006A7203">
        <w:t xml:space="preserve">The Two-Fold Tragedy </w:t>
      </w:r>
      <w:proofErr w:type="gramStart"/>
      <w:r w:rsidRPr="006A7203">
        <w:t>During</w:t>
      </w:r>
      <w:proofErr w:type="gramEnd"/>
      <w:r w:rsidRPr="006A7203">
        <w:t xml:space="preserve"> Those Trials</w:t>
      </w:r>
      <w:r w:rsidR="005830EA" w:rsidRPr="006A7203">
        <w:t>.</w:t>
      </w:r>
    </w:p>
    <w:p w:rsidR="005830EA" w:rsidRPr="006A7203" w:rsidRDefault="005830EA" w:rsidP="007929ED">
      <w:pPr>
        <w:pStyle w:val="List7"/>
      </w:pPr>
      <w:r w:rsidRPr="006A7203">
        <w:t>The Denial by Peter. (Matthew 26:33-35,69-73,75; Mark 14:29-31,54,66-70,72; Luke22:31-34,54-59,61,62; John 13:36-38; 18:15-17,25-27)</w:t>
      </w:r>
    </w:p>
    <w:p w:rsidR="005830EA" w:rsidRPr="006A7203" w:rsidRDefault="005830EA" w:rsidP="007929ED">
      <w:pPr>
        <w:pStyle w:val="List7"/>
      </w:pPr>
      <w:r w:rsidRPr="006A7203">
        <w:t>The Death of Judas. (Matthew 27:3-10)</w:t>
      </w:r>
    </w:p>
    <w:p w:rsidR="005830EA" w:rsidRPr="00C94A77" w:rsidRDefault="005830EA" w:rsidP="005830EA">
      <w:pPr>
        <w:pStyle w:val="ListParagraph"/>
        <w:ind w:left="1080"/>
      </w:pPr>
    </w:p>
    <w:p w:rsidR="003E46A8" w:rsidRDefault="003E46A8" w:rsidP="00A70E6E">
      <w:pPr>
        <w:pPrChange w:id="1424" w:author="Stephen Reynolds, Jr." w:date="2013-02-07T16:12:00Z">
          <w:pPr/>
        </w:pPrChange>
      </w:pPr>
      <w:r>
        <w:t>Roman/Political Trials</w:t>
      </w:r>
    </w:p>
    <w:p w:rsidR="006A7203" w:rsidRDefault="003B6FDB" w:rsidP="009B0A90">
      <w:pPr>
        <w:pStyle w:val="List6"/>
        <w:numPr>
          <w:ilvl w:val="0"/>
          <w:numId w:val="29"/>
        </w:numPr>
      </w:pPr>
      <w:r>
        <w:t>Christ stands before Pilate for the first time. (Matthew 27:2,11,12-14; Mark 15:25)</w:t>
      </w:r>
    </w:p>
    <w:p w:rsidR="003B6FDB" w:rsidRDefault="00134597" w:rsidP="009B0A90">
      <w:pPr>
        <w:pStyle w:val="List6"/>
        <w:numPr>
          <w:ilvl w:val="0"/>
          <w:numId w:val="29"/>
        </w:numPr>
      </w:pPr>
      <w:r>
        <w:t>Christ stands before Herod Antipas. (Luke 23:6-12)</w:t>
      </w:r>
    </w:p>
    <w:p w:rsidR="00134597" w:rsidRDefault="00134597" w:rsidP="009B0A90">
      <w:pPr>
        <w:pStyle w:val="List6"/>
        <w:numPr>
          <w:ilvl w:val="0"/>
          <w:numId w:val="29"/>
        </w:numPr>
      </w:pPr>
      <w:r>
        <w:t>Christ stands before Pilate the second time. (Matthew 27:15-26; Luke 15:6-15; 23:13-24; John 18:40; 19:1,4,5,7-15)</w:t>
      </w:r>
    </w:p>
    <w:p w:rsidR="00134597" w:rsidRPr="006D1017" w:rsidRDefault="00134597" w:rsidP="004405BD">
      <w:pPr>
        <w:pStyle w:val="List6"/>
        <w:numPr>
          <w:ilvl w:val="0"/>
          <w:numId w:val="0"/>
        </w:numPr>
        <w:ind w:left="1800"/>
      </w:pPr>
    </w:p>
    <w:p w:rsidR="003E46A8" w:rsidRDefault="003E46A8" w:rsidP="00A70E6E">
      <w:pPr>
        <w:pPrChange w:id="1425" w:author="Stephen Reynolds, Jr." w:date="2013-02-07T16:12:00Z">
          <w:pPr/>
        </w:pPrChange>
      </w:pPr>
      <w:r>
        <w:t>Military/Mockery Trial</w:t>
      </w:r>
    </w:p>
    <w:p w:rsidR="00713168" w:rsidRPr="00713168" w:rsidRDefault="00713168" w:rsidP="00093A3A">
      <w:pPr>
        <w:pStyle w:val="ParagraphNormal"/>
      </w:pPr>
      <w:r>
        <w:t xml:space="preserve">Christ stands before the soldiers—the </w:t>
      </w:r>
      <w:proofErr w:type="spellStart"/>
      <w:r>
        <w:t>Platorium</w:t>
      </w:r>
      <w:proofErr w:type="spellEnd"/>
      <w:r>
        <w:t>. (Matthew 27:27-31; Mark 15:16-18; John 19:2</w:t>
      </w:r>
      <w:proofErr w:type="gramStart"/>
      <w:r>
        <w:t>,3</w:t>
      </w:r>
      <w:proofErr w:type="gramEnd"/>
      <w:r>
        <w:t>)</w:t>
      </w:r>
    </w:p>
    <w:p w:rsidR="003E46A8" w:rsidRDefault="003E46A8" w:rsidP="00A70E6E">
      <w:pPr>
        <w:pPrChange w:id="1426" w:author="Stephen Reynolds, Jr." w:date="2013-02-07T16:12:00Z">
          <w:pPr/>
        </w:pPrChange>
      </w:pPr>
      <w:r>
        <w:t>The Event</w:t>
      </w:r>
      <w:r w:rsidR="009C189D">
        <w:t>s</w:t>
      </w:r>
      <w:r>
        <w:t xml:space="preserve"> Preceding Calvary</w:t>
      </w:r>
    </w:p>
    <w:p w:rsidR="003E46A8" w:rsidRDefault="003E46A8" w:rsidP="00A70E6E">
      <w:pPr>
        <w:numPr>
          <w:ilvl w:val="0"/>
          <w:numId w:val="25"/>
        </w:numPr>
        <w:pPrChange w:id="1427" w:author="Stephen Reynolds, Jr." w:date="2013-02-07T16:12:00Z">
          <w:pPr>
            <w:numPr>
              <w:numId w:val="25"/>
            </w:numPr>
            <w:ind w:left="1440" w:hanging="360"/>
          </w:pPr>
        </w:pPrChange>
      </w:pPr>
      <w:r>
        <w:t>The Man of Cyrene, lifting up the cross. (Matthew 27:32; Mark 15:21; Luke 23:26)</w:t>
      </w:r>
    </w:p>
    <w:p w:rsidR="003E46A8" w:rsidRDefault="003E46A8" w:rsidP="00A70E6E">
      <w:pPr>
        <w:pPrChange w:id="1428" w:author="Stephen Reynolds, Jr." w:date="2013-02-07T16:12:00Z">
          <w:pPr/>
        </w:pPrChange>
      </w:pPr>
      <w:proofErr w:type="gramStart"/>
      <w:r>
        <w:t>The maidens of Jerusalem lamenting over the cross.</w:t>
      </w:r>
      <w:proofErr w:type="gramEnd"/>
      <w:r>
        <w:t xml:space="preserve"> (Luke 23:27-31)</w:t>
      </w:r>
    </w:p>
    <w:p w:rsidR="00713168" w:rsidRDefault="00713168">
      <w:pPr>
        <w:rPr>
          <w:rFonts w:asciiTheme="majorHAnsi" w:eastAsiaTheme="majorEastAsia" w:hAnsiTheme="majorHAnsi" w:cstheme="majorBidi"/>
          <w:b/>
          <w:bCs/>
          <w:iCs/>
        </w:rPr>
      </w:pPr>
      <w:r>
        <w:br w:type="page"/>
      </w:r>
    </w:p>
    <w:p w:rsidR="003E46A8" w:rsidRDefault="009C189D" w:rsidP="00A70E6E">
      <w:pPr>
        <w:pPrChange w:id="1429" w:author="Stephen Reynolds, Jr." w:date="2013-02-07T16:12:00Z">
          <w:pPr/>
        </w:pPrChange>
      </w:pPr>
      <w:r>
        <w:t>The Crucifixion of Christ</w:t>
      </w:r>
    </w:p>
    <w:p w:rsidR="00713168" w:rsidRPr="00713168" w:rsidRDefault="00713168" w:rsidP="00713168"/>
    <w:p w:rsidR="009C189D" w:rsidRDefault="00713168" w:rsidP="00A70E6E">
      <w:pPr>
        <w:numPr>
          <w:ilvl w:val="0"/>
          <w:numId w:val="30"/>
        </w:numPr>
        <w:pPrChange w:id="1430" w:author="Stephen Reynolds, Jr." w:date="2013-02-07T16:12:00Z">
          <w:pPr>
            <w:numPr>
              <w:numId w:val="30"/>
            </w:numPr>
            <w:ind w:left="1440" w:hanging="360"/>
          </w:pPr>
        </w:pPrChange>
      </w:pPr>
      <w:r>
        <w:t>Present at the Cross</w:t>
      </w:r>
    </w:p>
    <w:p w:rsidR="00713168" w:rsidRDefault="00713168" w:rsidP="00093A3A">
      <w:pPr>
        <w:pStyle w:val="ParagraphNormal"/>
      </w:pPr>
      <w:r>
        <w:t>Both faith and unbelief were present at Calvary. In Luke 23:35-56, we have a partial record of the people and events at Calvary. We will examine each person or group</w:t>
      </w:r>
      <w:r w:rsidR="00BE6487">
        <w:t xml:space="preserve"> at the cross to see: 1</w:t>
      </w:r>
      <w:proofErr w:type="gramStart"/>
      <w:r w:rsidR="00BE6487">
        <w:t>)Why</w:t>
      </w:r>
      <w:proofErr w:type="gramEnd"/>
      <w:r w:rsidR="00BE6487">
        <w:t xml:space="preserve"> were they there? </w:t>
      </w:r>
      <w:proofErr w:type="gramStart"/>
      <w:r w:rsidR="00BE6487">
        <w:t>2)What</w:t>
      </w:r>
      <w:proofErr w:type="gramEnd"/>
      <w:r w:rsidR="00BE6487">
        <w:t xml:space="preserve"> did they do? </w:t>
      </w:r>
      <w:proofErr w:type="gramStart"/>
      <w:r w:rsidR="00BE6487">
        <w:t>3)How</w:t>
      </w:r>
      <w:proofErr w:type="gramEnd"/>
      <w:r w:rsidR="00BE6487">
        <w:t xml:space="preserve"> did they respond to Jesus? </w:t>
      </w:r>
    </w:p>
    <w:p w:rsidR="00BE6487" w:rsidRPr="00713168" w:rsidRDefault="00BE6487" w:rsidP="00093A3A">
      <w:pPr>
        <w:pStyle w:val="ParagraphNormal"/>
      </w:pPr>
    </w:p>
    <w:p w:rsidR="00713168" w:rsidRDefault="00713168" w:rsidP="009B0A90">
      <w:pPr>
        <w:pStyle w:val="List6"/>
        <w:numPr>
          <w:ilvl w:val="0"/>
          <w:numId w:val="31"/>
        </w:numPr>
      </w:pPr>
      <w:r>
        <w:t>Two Criminals</w:t>
      </w:r>
    </w:p>
    <w:p w:rsidR="00BE6487" w:rsidRDefault="00A13E8D" w:rsidP="009B0A90">
      <w:pPr>
        <w:pStyle w:val="List7"/>
        <w:numPr>
          <w:ilvl w:val="0"/>
          <w:numId w:val="32"/>
        </w:numPr>
      </w:pPr>
      <w:r>
        <w:t>Were Crucified with Jesus. One on the left and the other on the right. Luke 23:33</w:t>
      </w:r>
    </w:p>
    <w:p w:rsidR="00A13E8D" w:rsidRDefault="00A13E8D" w:rsidP="009B0A90">
      <w:pPr>
        <w:pStyle w:val="List7"/>
        <w:numPr>
          <w:ilvl w:val="0"/>
          <w:numId w:val="32"/>
        </w:numPr>
      </w:pPr>
      <w:r>
        <w:t>Both hurled abuse at Jesus. (Luke 23:39: Matthew 27:44)</w:t>
      </w:r>
    </w:p>
    <w:p w:rsidR="00A13E8D" w:rsidRDefault="00A13E8D" w:rsidP="009B0A90">
      <w:pPr>
        <w:pStyle w:val="List7"/>
        <w:numPr>
          <w:ilvl w:val="0"/>
          <w:numId w:val="32"/>
        </w:numPr>
      </w:pPr>
      <w:r>
        <w:t>Eventually one repented and trusted the Savior. (Luke 23:40-43)</w:t>
      </w:r>
    </w:p>
    <w:p w:rsidR="00713168" w:rsidRDefault="00713168" w:rsidP="009B0A90">
      <w:pPr>
        <w:pStyle w:val="List6"/>
        <w:numPr>
          <w:ilvl w:val="0"/>
          <w:numId w:val="31"/>
        </w:numPr>
      </w:pPr>
      <w:r>
        <w:t>Soldiers</w:t>
      </w:r>
    </w:p>
    <w:p w:rsidR="007929ED" w:rsidRDefault="007929ED" w:rsidP="009B0A90">
      <w:pPr>
        <w:pStyle w:val="List7"/>
        <w:numPr>
          <w:ilvl w:val="0"/>
          <w:numId w:val="33"/>
        </w:numPr>
      </w:pPr>
      <w:r>
        <w:t>Gambling and guarding. (Matthew 27:35-37; Luke 23:44)</w:t>
      </w:r>
    </w:p>
    <w:p w:rsidR="007929ED" w:rsidRDefault="007929ED" w:rsidP="009B0A90">
      <w:pPr>
        <w:pStyle w:val="List7"/>
        <w:numPr>
          <w:ilvl w:val="0"/>
          <w:numId w:val="33"/>
        </w:numPr>
      </w:pPr>
      <w:r>
        <w:t>Mocking Jesus. (Matthew 23:36,37)</w:t>
      </w:r>
    </w:p>
    <w:p w:rsidR="00713168" w:rsidRDefault="00713168" w:rsidP="009B0A90">
      <w:pPr>
        <w:pStyle w:val="List6"/>
        <w:numPr>
          <w:ilvl w:val="0"/>
          <w:numId w:val="31"/>
        </w:numPr>
      </w:pPr>
      <w:r>
        <w:t>Crowds</w:t>
      </w:r>
    </w:p>
    <w:p w:rsidR="007929ED" w:rsidRDefault="007929ED" w:rsidP="009B0A90">
      <w:pPr>
        <w:pStyle w:val="List7"/>
        <w:numPr>
          <w:ilvl w:val="0"/>
          <w:numId w:val="34"/>
        </w:numPr>
      </w:pPr>
      <w:r>
        <w:t>Hurling Abuse. (Matthew 27:39,40)</w:t>
      </w:r>
    </w:p>
    <w:p w:rsidR="007929ED" w:rsidRDefault="007929ED" w:rsidP="009B0A90">
      <w:pPr>
        <w:pStyle w:val="List7"/>
        <w:numPr>
          <w:ilvl w:val="0"/>
          <w:numId w:val="34"/>
        </w:numPr>
      </w:pPr>
      <w:r>
        <w:t>Looking on. (Luke 23: 35)</w:t>
      </w:r>
    </w:p>
    <w:p w:rsidR="007929ED" w:rsidRDefault="007929ED" w:rsidP="009B0A90">
      <w:pPr>
        <w:pStyle w:val="List7"/>
        <w:numPr>
          <w:ilvl w:val="0"/>
          <w:numId w:val="34"/>
        </w:numPr>
      </w:pPr>
      <w:r>
        <w:t>Frightened. (Luke 23:48)</w:t>
      </w:r>
    </w:p>
    <w:p w:rsidR="007929ED" w:rsidRDefault="00713168" w:rsidP="009B0A90">
      <w:pPr>
        <w:pStyle w:val="List6"/>
        <w:numPr>
          <w:ilvl w:val="0"/>
          <w:numId w:val="31"/>
        </w:numPr>
      </w:pPr>
      <w:r>
        <w:t>Jesus’ Enemies</w:t>
      </w:r>
      <w:r w:rsidR="007929ED">
        <w:t xml:space="preserve"> </w:t>
      </w:r>
    </w:p>
    <w:p w:rsidR="00713168" w:rsidRDefault="007929ED" w:rsidP="009B0A90">
      <w:pPr>
        <w:pStyle w:val="List7"/>
        <w:numPr>
          <w:ilvl w:val="0"/>
          <w:numId w:val="35"/>
        </w:numPr>
      </w:pPr>
      <w:r>
        <w:t>Rulers, Chief Priest, Elders and Scribes</w:t>
      </w:r>
    </w:p>
    <w:p w:rsidR="007929ED" w:rsidRDefault="007929ED" w:rsidP="009B0A90">
      <w:pPr>
        <w:pStyle w:val="List7"/>
        <w:numPr>
          <w:ilvl w:val="0"/>
          <w:numId w:val="35"/>
        </w:numPr>
      </w:pPr>
      <w:r>
        <w:t>Sneering at Him (Matthew 27:41-43; Luke 23:35)</w:t>
      </w:r>
    </w:p>
    <w:p w:rsidR="00713168" w:rsidRDefault="00713168" w:rsidP="009B0A90">
      <w:pPr>
        <w:pStyle w:val="List6"/>
        <w:numPr>
          <w:ilvl w:val="0"/>
          <w:numId w:val="31"/>
        </w:numPr>
      </w:pPr>
      <w:r>
        <w:t>Centurion</w:t>
      </w:r>
    </w:p>
    <w:p w:rsidR="007929ED" w:rsidRDefault="007929ED" w:rsidP="009B0A90">
      <w:pPr>
        <w:pStyle w:val="List7"/>
        <w:numPr>
          <w:ilvl w:val="0"/>
          <w:numId w:val="36"/>
        </w:numPr>
      </w:pPr>
      <w:r>
        <w:t>Matthew 27:54 …</w:t>
      </w:r>
      <w:r w:rsidRPr="007929ED">
        <w:t>Truly this was the Son of God.</w:t>
      </w:r>
    </w:p>
    <w:p w:rsidR="007929ED" w:rsidRDefault="007929ED" w:rsidP="009B0A90">
      <w:pPr>
        <w:pStyle w:val="List7"/>
        <w:numPr>
          <w:ilvl w:val="0"/>
          <w:numId w:val="36"/>
        </w:numPr>
      </w:pPr>
      <w:r>
        <w:t>Mark15:29 …</w:t>
      </w:r>
      <w:r w:rsidRPr="007929ED">
        <w:t xml:space="preserve">Truly this </w:t>
      </w:r>
      <w:r w:rsidRPr="007929ED">
        <w:rPr>
          <w:b/>
        </w:rPr>
        <w:t>man</w:t>
      </w:r>
      <w:r w:rsidRPr="007929ED">
        <w:t xml:space="preserve"> was the Son of God</w:t>
      </w:r>
      <w:r>
        <w:t>.</w:t>
      </w:r>
    </w:p>
    <w:p w:rsidR="007929ED" w:rsidRDefault="007929ED" w:rsidP="009B0A90">
      <w:pPr>
        <w:pStyle w:val="List7"/>
        <w:numPr>
          <w:ilvl w:val="0"/>
          <w:numId w:val="36"/>
        </w:numPr>
      </w:pPr>
      <w:r w:rsidRPr="007929ED">
        <w:t>Lu</w:t>
      </w:r>
      <w:r>
        <w:t>ke</w:t>
      </w:r>
      <w:r w:rsidRPr="007929ED">
        <w:t xml:space="preserve"> 23:47 </w:t>
      </w:r>
      <w:r>
        <w:t>…</w:t>
      </w:r>
      <w:r w:rsidRPr="007929ED">
        <w:t xml:space="preserve">he glorified God, saying, </w:t>
      </w:r>
      <w:proofErr w:type="gramStart"/>
      <w:r w:rsidRPr="007929ED">
        <w:t>Certainly</w:t>
      </w:r>
      <w:proofErr w:type="gramEnd"/>
      <w:r w:rsidRPr="007929ED">
        <w:t xml:space="preserve"> this was a </w:t>
      </w:r>
      <w:r w:rsidRPr="007929ED">
        <w:rPr>
          <w:b/>
        </w:rPr>
        <w:t>righteous</w:t>
      </w:r>
      <w:r w:rsidRPr="007929ED">
        <w:t xml:space="preserve"> man.</w:t>
      </w:r>
    </w:p>
    <w:p w:rsidR="007929ED" w:rsidRDefault="007929ED" w:rsidP="00093A3A">
      <w:pPr>
        <w:pStyle w:val="ParagraphNormal"/>
      </w:pPr>
    </w:p>
    <w:p w:rsidR="00713168" w:rsidRDefault="00713168" w:rsidP="009B0A90">
      <w:pPr>
        <w:pStyle w:val="List6"/>
        <w:numPr>
          <w:ilvl w:val="0"/>
          <w:numId w:val="31"/>
        </w:numPr>
      </w:pPr>
      <w:r>
        <w:t>Jesus’ Followers</w:t>
      </w:r>
    </w:p>
    <w:p w:rsidR="007929ED" w:rsidRDefault="007929ED" w:rsidP="009B0A90">
      <w:pPr>
        <w:pStyle w:val="List7"/>
        <w:numPr>
          <w:ilvl w:val="0"/>
          <w:numId w:val="37"/>
        </w:numPr>
      </w:pPr>
      <w:r>
        <w:t>The family and friends of Jesus</w:t>
      </w:r>
    </w:p>
    <w:p w:rsidR="007929ED" w:rsidRDefault="00CC21E0" w:rsidP="009B0A90">
      <w:pPr>
        <w:pStyle w:val="List7"/>
        <w:numPr>
          <w:ilvl w:val="0"/>
          <w:numId w:val="37"/>
        </w:numPr>
      </w:pPr>
      <w:r>
        <w:t>The showed great devotion, faith and courage (Luke 23:49-56; John 19:38-42)</w:t>
      </w:r>
    </w:p>
    <w:p w:rsidR="00CC21E0" w:rsidRDefault="00CC21E0" w:rsidP="00093A3A">
      <w:pPr>
        <w:pStyle w:val="ParagraphNormal"/>
      </w:pPr>
    </w:p>
    <w:p w:rsidR="00CC21E0" w:rsidRDefault="00CC21E0" w:rsidP="00093A3A">
      <w:pPr>
        <w:pStyle w:val="ParagraphNormal"/>
      </w:pPr>
      <w:r>
        <w:t xml:space="preserve">Where do you see yourself in this picture? </w:t>
      </w:r>
      <w:proofErr w:type="gramStart"/>
      <w:r>
        <w:t>Jesus Enemies?</w:t>
      </w:r>
      <w:proofErr w:type="gramEnd"/>
      <w:r>
        <w:t xml:space="preserve"> We were all once the enemies of God before knowing Christ as Savior (Romans 5:10). </w:t>
      </w:r>
      <w:proofErr w:type="gramStart"/>
      <w:r>
        <w:t>One of the criminals?</w:t>
      </w:r>
      <w:proofErr w:type="gramEnd"/>
      <w:r>
        <w:t xml:space="preserve"> One was bitter and rejecting and other repentant and receptive. </w:t>
      </w:r>
      <w:proofErr w:type="gramStart"/>
      <w:r>
        <w:t>One in the crowd?</w:t>
      </w:r>
      <w:proofErr w:type="gramEnd"/>
      <w:r>
        <w:t xml:space="preserve"> Not wanting to get too involved. Not committed to anything entirely. Just a follower of whatever is leading. </w:t>
      </w:r>
      <w:proofErr w:type="gramStart"/>
      <w:r>
        <w:t>A soldier?</w:t>
      </w:r>
      <w:proofErr w:type="gramEnd"/>
      <w:r>
        <w:t xml:space="preserve"> Disinterested in the person of Christ and just doing their job. </w:t>
      </w:r>
      <w:proofErr w:type="gramStart"/>
      <w:r>
        <w:t>The Centurion?</w:t>
      </w:r>
      <w:proofErr w:type="gramEnd"/>
      <w:r>
        <w:t xml:space="preserve"> Suddenly found new insight and responded to God. </w:t>
      </w:r>
      <w:proofErr w:type="gramStart"/>
      <w:r>
        <w:t>One of Jesus’ followers?</w:t>
      </w:r>
      <w:proofErr w:type="gramEnd"/>
      <w:r>
        <w:t xml:space="preserve"> </w:t>
      </w:r>
      <w:proofErr w:type="gramStart"/>
      <w:r>
        <w:t>Faithful, courageous and devoted to the end.</w:t>
      </w:r>
      <w:proofErr w:type="gramEnd"/>
    </w:p>
    <w:p w:rsidR="00F24F7B" w:rsidRDefault="00F24F7B" w:rsidP="00093A3A">
      <w:pPr>
        <w:pStyle w:val="ParagraphNormal"/>
      </w:pPr>
    </w:p>
    <w:p w:rsidR="00F24F7B" w:rsidRDefault="00F24F7B">
      <w:r>
        <w:br w:type="page"/>
      </w:r>
    </w:p>
    <w:p w:rsidR="00F24F7B" w:rsidRDefault="00F24F7B" w:rsidP="00093A3A">
      <w:pPr>
        <w:pStyle w:val="ParagraphNormal"/>
      </w:pPr>
      <w:r>
        <w:t>Matthew 27:32-50; Mark 15:20-37; Luke 23:32-46; John 19:16-30.</w:t>
      </w:r>
    </w:p>
    <w:p w:rsidR="00CC21E0" w:rsidRPr="00CC21E0" w:rsidRDefault="00CC21E0" w:rsidP="00093A3A">
      <w:pPr>
        <w:pStyle w:val="ParagraphNormal"/>
      </w:pPr>
    </w:p>
    <w:p w:rsidR="00713168" w:rsidRDefault="00713168" w:rsidP="00A70E6E">
      <w:pPr>
        <w:pPrChange w:id="1431" w:author="Stephen Reynolds, Jr." w:date="2013-02-07T16:12:00Z">
          <w:pPr/>
        </w:pPrChange>
      </w:pPr>
      <w:r>
        <w:t>The First Three Hours (9 AM till NOON)</w:t>
      </w:r>
    </w:p>
    <w:p w:rsidR="00713168" w:rsidRPr="00713168" w:rsidRDefault="00713168" w:rsidP="00713168"/>
    <w:p w:rsidR="00713168" w:rsidRDefault="00713168" w:rsidP="00A70E6E">
      <w:pPr>
        <w:pPrChange w:id="1432" w:author="Stephen Reynolds, Jr." w:date="2013-02-07T16:12:00Z">
          <w:pPr/>
        </w:pPrChange>
      </w:pPr>
      <w:r>
        <w:t>The Final Three Hours (NOON till 3 PM)</w:t>
      </w:r>
    </w:p>
    <w:p w:rsidR="00713168" w:rsidRDefault="00713168" w:rsidP="00A70E6E">
      <w:pPr>
        <w:pPrChange w:id="1433" w:author="Stephen Reynolds, Jr." w:date="2013-02-07T16:12:00Z">
          <w:pPr/>
        </w:pPrChange>
      </w:pPr>
      <w:r>
        <w:t>Events Following Calvary</w:t>
      </w:r>
    </w:p>
    <w:p w:rsidR="00713168" w:rsidRPr="00713168" w:rsidRDefault="00713168" w:rsidP="00713168"/>
    <w:p w:rsidR="00DA3D5A" w:rsidRDefault="00DA3D5A" w:rsidP="007330E2">
      <w:pPr>
        <w:pStyle w:val="Heading3"/>
      </w:pPr>
      <w:r w:rsidRPr="00DA3D5A">
        <w:t>Saturday</w:t>
      </w:r>
      <w:r>
        <w:t>: The Sealing of the Tomb</w:t>
      </w:r>
    </w:p>
    <w:p w:rsidR="00DA3D5A" w:rsidRPr="00DA3D5A" w:rsidRDefault="00DA3D5A" w:rsidP="00093A3A">
      <w:pPr>
        <w:pStyle w:val="ParagraphNormal"/>
      </w:pPr>
      <w:r>
        <w:t>Matthew 27:</w:t>
      </w:r>
      <w:r w:rsidR="00E231B6">
        <w:t>62-66.</w:t>
      </w:r>
    </w:p>
    <w:p w:rsidR="00DA3D5A" w:rsidRPr="00DA3D5A" w:rsidRDefault="00DA3D5A" w:rsidP="00DA3D5A"/>
    <w:p w:rsidR="00DA3D5A" w:rsidRDefault="00DA3D5A" w:rsidP="007330E2">
      <w:pPr>
        <w:pStyle w:val="Heading3"/>
      </w:pPr>
      <w:r w:rsidRPr="00DA3D5A">
        <w:t>Sunday</w:t>
      </w:r>
      <w:r w:rsidR="00E231B6">
        <w:t>: The Resurrection of Christ &amp; the 40 Days Following</w:t>
      </w:r>
    </w:p>
    <w:p w:rsidR="00E231B6" w:rsidRPr="00E231B6" w:rsidRDefault="00E231B6" w:rsidP="00E231B6"/>
    <w:p w:rsidR="00B131DE" w:rsidRDefault="00B131DE">
      <w:r>
        <w:br w:type="page"/>
      </w:r>
    </w:p>
    <w:p w:rsidR="00B131DE" w:rsidRDefault="00B131DE"/>
    <w:p w:rsidR="00F31B18" w:rsidRDefault="00F31B18"/>
    <w:p w:rsidR="00B131DE" w:rsidRDefault="00B131DE">
      <w:pPr>
        <w:rPr>
          <w:rFonts w:ascii="Times New Roman" w:hAnsi="Times New Roman"/>
          <w:sz w:val="36"/>
          <w:szCs w:val="24"/>
        </w:rPr>
      </w:pPr>
      <w:r>
        <w:rPr>
          <w:noProof/>
        </w:rPr>
        <mc:AlternateContent>
          <mc:Choice Requires="wps">
            <w:drawing>
              <wp:anchor distT="0" distB="0" distL="114300" distR="114300" simplePos="0" relativeHeight="251668480" behindDoc="1" locked="0" layoutInCell="1" allowOverlap="1" wp14:anchorId="03EEA0A6" wp14:editId="7495B474">
                <wp:simplePos x="0" y="0"/>
                <wp:positionH relativeFrom="column">
                  <wp:posOffset>958342</wp:posOffset>
                </wp:positionH>
                <wp:positionV relativeFrom="paragraph">
                  <wp:posOffset>4378945</wp:posOffset>
                </wp:positionV>
                <wp:extent cx="3929457" cy="2043069"/>
                <wp:effectExtent l="0" t="0" r="4763"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29457" cy="2043069"/>
                        </a:xfrm>
                        <a:prstGeom prst="rect">
                          <a:avLst/>
                        </a:prstGeom>
                        <a:noFill/>
                        <a:ln w="9525">
                          <a:noFill/>
                          <a:miter lim="800000"/>
                          <a:headEnd/>
                          <a:tailEnd/>
                        </a:ln>
                      </wps:spPr>
                      <wps:txbx>
                        <w:txbxContent>
                          <w:p w:rsidR="004610DC" w:rsidRDefault="004610DC" w:rsidP="00B131DE">
                            <w:pPr>
                              <w:pStyle w:val="ListParagraph"/>
                              <w:numPr>
                                <w:ilvl w:val="0"/>
                                <w:numId w:val="20"/>
                              </w:numPr>
                              <w:rPr>
                                <w:b/>
                                <w:sz w:val="48"/>
                                <w:szCs w:val="48"/>
                              </w:rPr>
                            </w:pPr>
                            <w:r>
                              <w:rPr>
                                <w:b/>
                                <w:sz w:val="48"/>
                                <w:szCs w:val="48"/>
                              </w:rPr>
                              <w:t>Material Evidence</w:t>
                            </w:r>
                          </w:p>
                          <w:p w:rsidR="004610DC" w:rsidRDefault="004610DC" w:rsidP="00CC21E0">
                            <w:pPr>
                              <w:pStyle w:val="ListParagraph"/>
                              <w:rPr>
                                <w:b/>
                              </w:rPr>
                            </w:pPr>
                            <w:r>
                              <w:rPr>
                                <w:b/>
                              </w:rPr>
                              <w:t>The Stone removed. (Matt. 28:2; Mark 16:3-4)</w:t>
                            </w:r>
                          </w:p>
                          <w:p w:rsidR="004610DC" w:rsidRDefault="004610DC" w:rsidP="00CC21E0">
                            <w:pPr>
                              <w:pStyle w:val="ListParagraph"/>
                              <w:rPr>
                                <w:b/>
                              </w:rPr>
                            </w:pPr>
                            <w:r>
                              <w:rPr>
                                <w:b/>
                              </w:rPr>
                              <w:t>The guards “overpowered” (Matt. 28:4)</w:t>
                            </w:r>
                          </w:p>
                          <w:p w:rsidR="004610DC" w:rsidRDefault="004610DC" w:rsidP="00CC21E0">
                            <w:pPr>
                              <w:pStyle w:val="ListParagraph"/>
                              <w:rPr>
                                <w:b/>
                              </w:rPr>
                            </w:pPr>
                            <w:r>
                              <w:rPr>
                                <w:b/>
                              </w:rPr>
                              <w:t>The empty tomb (Matt. 28:13)</w:t>
                            </w:r>
                          </w:p>
                          <w:p w:rsidR="004610DC" w:rsidRPr="00CC21E0" w:rsidRDefault="004610DC" w:rsidP="00CC21E0">
                            <w:pPr>
                              <w:pStyle w:val="ListParagraph"/>
                              <w:rPr>
                                <w:b/>
                              </w:rPr>
                            </w:pPr>
                            <w:r>
                              <w:rPr>
                                <w:b/>
                              </w:rPr>
                              <w:t>The undisturbed grave clothes (John 20:5-8)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75.45pt;margin-top:344.8pt;width:309.4pt;height:160.85pt;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" filled="f" stroked="f">
                <v:textbox>
                  <w:txbxContent>
                    <w:p w:rsidR="004610DC" w:rsidRDefault="004610DC" w:rsidP="00B131DE">
                      <w:pPr>
                        <w:pStyle w:val="ListParagraph"/>
                        <w:numPr>
                          <w:ilvl w:val="0"/>
                          <w:numId w:val="20"/>
                        </w:numPr>
                        <w:rPr>
                          <w:b/>
                          <w:sz w:val="48"/>
                          <w:szCs w:val="48"/>
                        </w:rPr>
                      </w:pPr>
                      <w:r>
                        <w:rPr>
                          <w:b/>
                          <w:sz w:val="48"/>
                          <w:szCs w:val="48"/>
                        </w:rPr>
                        <w:t>Material Evidence</w:t>
                      </w:r>
                    </w:p>
                    <w:p w:rsidR="004610DC" w:rsidRDefault="004610DC" w:rsidP="00CC21E0">
                      <w:pPr>
                        <w:pStyle w:val="ListParagraph"/>
                        <w:rPr>
                          <w:b/>
                        </w:rPr>
                      </w:pPr>
                      <w:r>
                        <w:rPr>
                          <w:b/>
                        </w:rPr>
                        <w:t>The Stone removed. (Matt. 28:2; Mark 16:3-4)</w:t>
                      </w:r>
                    </w:p>
                    <w:p w:rsidR="004610DC" w:rsidRDefault="004610DC" w:rsidP="00CC21E0">
                      <w:pPr>
                        <w:pStyle w:val="ListParagraph"/>
                        <w:rPr>
                          <w:b/>
                        </w:rPr>
                      </w:pPr>
                      <w:r>
                        <w:rPr>
                          <w:b/>
                        </w:rPr>
                        <w:t>The guards “overpowered” (Matt. 28:4)</w:t>
                      </w:r>
                    </w:p>
                    <w:p w:rsidR="004610DC" w:rsidRDefault="004610DC" w:rsidP="00CC21E0">
                      <w:pPr>
                        <w:pStyle w:val="ListParagraph"/>
                        <w:rPr>
                          <w:b/>
                        </w:rPr>
                      </w:pPr>
                      <w:r>
                        <w:rPr>
                          <w:b/>
                        </w:rPr>
                        <w:t>The empty tomb (Matt. 28:13)</w:t>
                      </w:r>
                    </w:p>
                    <w:p w:rsidR="004610DC" w:rsidRPr="00CC21E0" w:rsidRDefault="004610DC" w:rsidP="00CC21E0">
                      <w:pPr>
                        <w:pStyle w:val="ListParagraph"/>
                        <w:rPr>
                          <w:b/>
                        </w:rPr>
                      </w:pPr>
                      <w:r>
                        <w:rPr>
                          <w:b/>
                        </w:rPr>
                        <w:t>The undisturbed grave clothes (John 20:5-8)</w:t>
                      </w:r>
                    </w:p>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2E38C72A" wp14:editId="533D6036">
                <wp:simplePos x="0" y="0"/>
                <wp:positionH relativeFrom="column">
                  <wp:posOffset>3302317</wp:posOffset>
                </wp:positionH>
                <wp:positionV relativeFrom="paragraph">
                  <wp:posOffset>1306216</wp:posOffset>
                </wp:positionV>
                <wp:extent cx="2659755" cy="1403985"/>
                <wp:effectExtent l="381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59755" cy="1403985"/>
                        </a:xfrm>
                        <a:prstGeom prst="rect">
                          <a:avLst/>
                        </a:prstGeom>
                        <a:noFill/>
                        <a:ln w="9525">
                          <a:noFill/>
                          <a:miter lim="800000"/>
                          <a:headEnd/>
                          <a:tailEnd/>
                        </a:ln>
                      </wps:spPr>
                      <wps:txbx>
                        <w:txbxContent>
                          <w:p w:rsidR="004610DC" w:rsidRPr="00B131DE" w:rsidRDefault="004610DC" w:rsidP="00B131DE">
                            <w:pPr>
                              <w:pStyle w:val="ListParagraph"/>
                              <w:numPr>
                                <w:ilvl w:val="0"/>
                                <w:numId w:val="20"/>
                              </w:numPr>
                              <w:rPr>
                                <w:b/>
                                <w:sz w:val="48"/>
                                <w:szCs w:val="48"/>
                              </w:rPr>
                            </w:pPr>
                            <w:r>
                              <w:rPr>
                                <w:b/>
                                <w:sz w:val="48"/>
                                <w:szCs w:val="48"/>
                              </w:rPr>
                              <w:t>Historical 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60pt;margin-top:102.85pt;width:209.45pt;height:110.55pt;rotation:-90;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" filled="f" stroked="f">
                <v:textbox style="mso-fit-shape-to-text:t">
                  <w:txbxContent>
                    <w:p w:rsidR="004610DC" w:rsidRPr="00B131DE" w:rsidRDefault="004610DC" w:rsidP="00B131DE">
                      <w:pPr>
                        <w:pStyle w:val="ListParagraph"/>
                        <w:numPr>
                          <w:ilvl w:val="0"/>
                          <w:numId w:val="20"/>
                        </w:numPr>
                        <w:rPr>
                          <w:b/>
                          <w:sz w:val="48"/>
                          <w:szCs w:val="48"/>
                        </w:rPr>
                      </w:pPr>
                      <w:r>
                        <w:rPr>
                          <w:b/>
                          <w:sz w:val="48"/>
                          <w:szCs w:val="48"/>
                        </w:rPr>
                        <w:t>Historical Results</w:t>
                      </w:r>
                    </w:p>
                  </w:txbxContent>
                </v:textbox>
              </v:shape>
            </w:pict>
          </mc:Fallback>
        </mc:AlternateContent>
      </w:r>
      <w:r>
        <w:rPr>
          <w:noProof/>
        </w:rPr>
        <mc:AlternateContent>
          <mc:Choice Requires="wps">
            <w:drawing>
              <wp:anchor distT="0" distB="0" distL="114300" distR="114300" simplePos="0" relativeHeight="251664384" behindDoc="1" locked="0" layoutInCell="1" allowOverlap="1" wp14:anchorId="74A0DC2B" wp14:editId="5A2B54AE">
                <wp:simplePos x="0" y="0"/>
                <wp:positionH relativeFrom="column">
                  <wp:posOffset>323566</wp:posOffset>
                </wp:positionH>
                <wp:positionV relativeFrom="paragraph">
                  <wp:posOffset>489765</wp:posOffset>
                </wp:positionV>
                <wp:extent cx="2659755" cy="1403985"/>
                <wp:effectExtent l="381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59755" cy="1403985"/>
                        </a:xfrm>
                        <a:prstGeom prst="rect">
                          <a:avLst/>
                        </a:prstGeom>
                        <a:noFill/>
                        <a:ln w="9525">
                          <a:noFill/>
                          <a:miter lim="800000"/>
                          <a:headEnd/>
                          <a:tailEnd/>
                        </a:ln>
                      </wps:spPr>
                      <wps:txbx>
                        <w:txbxContent>
                          <w:p w:rsidR="004610DC" w:rsidRDefault="004610DC" w:rsidP="00B131DE">
                            <w:pPr>
                              <w:pStyle w:val="ListParagraph"/>
                              <w:numPr>
                                <w:ilvl w:val="0"/>
                                <w:numId w:val="20"/>
                              </w:numPr>
                              <w:rPr>
                                <w:b/>
                                <w:sz w:val="48"/>
                                <w:szCs w:val="48"/>
                              </w:rPr>
                            </w:pPr>
                            <w:r>
                              <w:rPr>
                                <w:b/>
                                <w:sz w:val="48"/>
                                <w:szCs w:val="48"/>
                              </w:rPr>
                              <w:t>Appearances of Christ</w:t>
                            </w:r>
                          </w:p>
                          <w:p w:rsidR="004610DC" w:rsidRPr="00CC21E0" w:rsidRDefault="004610DC" w:rsidP="00CC21E0">
                            <w:pPr>
                              <w:pStyle w:val="ListParagraph"/>
                              <w:rPr>
                                <w:b/>
                              </w:rPr>
                            </w:pPr>
                            <w:proofErr w:type="gramStart"/>
                            <w:r>
                              <w:rPr>
                                <w:b/>
                              </w:rPr>
                              <w:t>Appeared at least 10 times after his resurrection showing Himself alive.</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5.5pt;margin-top:38.55pt;width:209.45pt;height:110.55pt;rotation:-90;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" filled="f" stroked="f">
                <v:textbox style="mso-fit-shape-to-text:t">
                  <w:txbxContent>
                    <w:p w:rsidR="004610DC" w:rsidRDefault="004610DC" w:rsidP="00B131DE">
                      <w:pPr>
                        <w:pStyle w:val="ListParagraph"/>
                        <w:numPr>
                          <w:ilvl w:val="0"/>
                          <w:numId w:val="20"/>
                        </w:numPr>
                        <w:rPr>
                          <w:b/>
                          <w:sz w:val="48"/>
                          <w:szCs w:val="48"/>
                        </w:rPr>
                      </w:pPr>
                      <w:r>
                        <w:rPr>
                          <w:b/>
                          <w:sz w:val="48"/>
                          <w:szCs w:val="48"/>
                        </w:rPr>
                        <w:t>Appearances of Christ</w:t>
                      </w:r>
                    </w:p>
                    <w:p w:rsidR="004610DC" w:rsidRPr="00CC21E0" w:rsidRDefault="004610DC" w:rsidP="00CC21E0">
                      <w:pPr>
                        <w:pStyle w:val="ListParagraph"/>
                        <w:rPr>
                          <w:b/>
                        </w:rPr>
                      </w:pPr>
                      <w:proofErr w:type="gramStart"/>
                      <w:r>
                        <w:rPr>
                          <w:b/>
                        </w:rPr>
                        <w:t>Appeared at least 10 times after his resurrection showing Himself alive.</w:t>
                      </w:r>
                      <w:proofErr w:type="gramEnd"/>
                    </w:p>
                  </w:txbxContent>
                </v:textbox>
              </v:shape>
            </w:pict>
          </mc:Fallback>
        </mc:AlternateContent>
      </w:r>
      <w:r>
        <w:rPr>
          <w:noProof/>
        </w:rPr>
        <mc:AlternateContent>
          <mc:Choice Requires="wps">
            <w:drawing>
              <wp:anchor distT="0" distB="0" distL="114300" distR="114300" simplePos="0" relativeHeight="251662336" behindDoc="1" locked="0" layoutInCell="1" allowOverlap="1" wp14:anchorId="4B5C892D" wp14:editId="380767C1">
                <wp:simplePos x="0" y="0"/>
                <wp:positionH relativeFrom="column">
                  <wp:posOffset>-1409510</wp:posOffset>
                </wp:positionH>
                <wp:positionV relativeFrom="paragraph">
                  <wp:posOffset>4318635</wp:posOffset>
                </wp:positionV>
                <wp:extent cx="5013701"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13701" cy="1403985"/>
                        </a:xfrm>
                        <a:prstGeom prst="rect">
                          <a:avLst/>
                        </a:prstGeom>
                        <a:noFill/>
                        <a:ln w="9525">
                          <a:noFill/>
                          <a:miter lim="800000"/>
                          <a:headEnd/>
                          <a:tailEnd/>
                        </a:ln>
                      </wps:spPr>
                      <wps:txbx>
                        <w:txbxContent>
                          <w:p w:rsidR="004610DC" w:rsidRPr="00B131DE" w:rsidRDefault="004610DC">
                            <w:pPr>
                              <w:rPr>
                                <w:b/>
                                <w:sz w:val="72"/>
                                <w:szCs w:val="72"/>
                              </w:rPr>
                            </w:pPr>
                            <w:r w:rsidRPr="00B131DE">
                              <w:rPr>
                                <w:b/>
                                <w:sz w:val="72"/>
                                <w:szCs w:val="72"/>
                              </w:rPr>
                              <w:t>Evidences of the Resurrection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11pt;margin-top:340.05pt;width:394.8pt;height:110.55pt;rotation:-90;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" filled="f" stroked="f">
                <v:textbox style="mso-fit-shape-to-text:t">
                  <w:txbxContent>
                    <w:p w:rsidR="004610DC" w:rsidRPr="00B131DE" w:rsidRDefault="004610DC">
                      <w:pPr>
                        <w:rPr>
                          <w:b/>
                          <w:sz w:val="72"/>
                          <w:szCs w:val="72"/>
                        </w:rPr>
                      </w:pPr>
                      <w:r w:rsidRPr="00B131DE">
                        <w:rPr>
                          <w:b/>
                          <w:sz w:val="72"/>
                          <w:szCs w:val="72"/>
                        </w:rPr>
                        <w:t>Evidences of the Resurrection</w:t>
                      </w:r>
                    </w:p>
                  </w:txbxContent>
                </v:textbox>
              </v:shape>
            </w:pict>
          </mc:Fallback>
        </mc:AlternateContent>
      </w:r>
      <w:r>
        <w:rPr>
          <w:noProof/>
        </w:rPr>
        <w:drawing>
          <wp:anchor distT="0" distB="0" distL="114300" distR="114300" simplePos="0" relativeHeight="251660288" behindDoc="1" locked="0" layoutInCell="1" allowOverlap="1" wp14:anchorId="0F2419E1" wp14:editId="77017A24">
            <wp:simplePos x="0" y="0"/>
            <wp:positionH relativeFrom="page">
              <wp:posOffset>1877695</wp:posOffset>
            </wp:positionH>
            <wp:positionV relativeFrom="page">
              <wp:posOffset>3657600</wp:posOffset>
            </wp:positionV>
            <wp:extent cx="7808976" cy="2423160"/>
            <wp:effectExtent l="6668" t="0" r="8572" b="8573"/>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of Christ resurrection image copy.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808976" cy="2423160"/>
                    </a:xfrm>
                    <a:prstGeom prst="rect">
                      <a:avLst/>
                    </a:prstGeom>
                  </pic:spPr>
                </pic:pic>
              </a:graphicData>
            </a:graphic>
            <wp14:sizeRelH relativeFrom="page">
              <wp14:pctWidth>0</wp14:pctWidth>
            </wp14:sizeRelH>
            <wp14:sizeRelV relativeFrom="page">
              <wp14:pctHeight>0</wp14:pctHeight>
            </wp14:sizeRelV>
          </wp:anchor>
        </w:drawing>
      </w:r>
      <w:r>
        <w:br w:type="page"/>
      </w:r>
    </w:p>
    <w:p w:rsidR="00F31B18" w:rsidRDefault="00F31B18" w:rsidP="00F31B18">
      <w:pPr>
        <w:pStyle w:val="Title"/>
      </w:pPr>
      <w:r>
        <w:t>The Seven Words that Jesus Spoke on the Cross</w:t>
      </w:r>
    </w:p>
    <w:p w:rsidR="00F31B18" w:rsidRDefault="00F31B18" w:rsidP="00F31B18"/>
    <w:p w:rsidR="00F31B18" w:rsidRDefault="00F31B18" w:rsidP="007330E2">
      <w:pPr>
        <w:pStyle w:val="Heading3"/>
      </w:pPr>
      <w:r>
        <w:t>THE FIRST WORD</w:t>
      </w:r>
      <w:r w:rsidR="00125C29">
        <w:t xml:space="preserve"> </w:t>
      </w:r>
      <w:r>
        <w:t>"Father, forgive them, for they do not know what they do."</w:t>
      </w:r>
    </w:p>
    <w:p w:rsidR="00F31B18" w:rsidRDefault="00F31B18" w:rsidP="00093A3A">
      <w:pPr>
        <w:pStyle w:val="ParagraphNormal"/>
      </w:pPr>
      <w:r>
        <w:t>Luke 23:34</w:t>
      </w:r>
      <w:r w:rsidR="00F34A65">
        <w:t xml:space="preserve">. </w:t>
      </w:r>
      <w:r>
        <w:t>Jesus is looking down from the cross just after he was crucified between two criminals. He sees the soldiers who have mocked him, scourged him and tortured him, and who have just nailed him to the cross. He probably remembers those who have sentenced him - Caiaphas and the Sanhedrin, Pontius Pilate, and Herod. But is he not also thinking of his Apostles and companions who have deserted him, to Peter who has denied him three times, to the fickle crowd, who only days before praised him on his entrance to Jerusalem, and then days later chose him</w:t>
      </w:r>
      <w:r w:rsidR="00F34A65">
        <w:t xml:space="preserve"> over Barabbas to be crucified? </w:t>
      </w:r>
      <w:r>
        <w:t xml:space="preserve">Is he also thinking of us, who daily forget him in our lives? </w:t>
      </w:r>
    </w:p>
    <w:p w:rsidR="00F31B18" w:rsidRDefault="00F31B18" w:rsidP="00093A3A">
      <w:pPr>
        <w:pStyle w:val="ParagraphNormal"/>
      </w:pPr>
      <w:r>
        <w:t xml:space="preserve">Does he react angrily? No! At the height of his physical suffering, his love prevails and He asks His Father to forgive them! </w:t>
      </w:r>
    </w:p>
    <w:p w:rsidR="00F31B18" w:rsidRDefault="00F31B18" w:rsidP="00093A3A">
      <w:pPr>
        <w:pStyle w:val="ParagraphNormal"/>
      </w:pPr>
      <w:r>
        <w:t xml:space="preserve">Right up to his final hours on earth, Jesus preaches forgiveness. He teaches forgiveness in the Lord's </w:t>
      </w:r>
      <w:proofErr w:type="gramStart"/>
      <w:r>
        <w:t>prayer</w:t>
      </w:r>
      <w:proofErr w:type="gramEnd"/>
      <w:r>
        <w:t>: "Forgive us our trespasses, as we forgive those who trespass against us" (Matthew 6:12). When asked by Peter, how many times should we forgive someone, Jesus answers seventy times seven (Matthew 18:21-22). At the Last Supper, Jesus explains his crucifixion to his Apostles when he tells them to drink of the cup: "Drink of it, all of you; for this is my blood of the covenant, which is poured out for many for the forgiveness of sins" (Matthew 26:27-28). He forgives the paralytic at Capernaum (Mark 2:5), and the adulteress caught in the act and about to be stoned (John 8:1-11). And even following his Resurrection, his first act is to commission his disciples to forgive: "Receive the Holy Spirit. If you forgive the sins of any, they are forgiven; if you retain the sins of any, they are retained" (John 20:22-23).</w:t>
      </w:r>
    </w:p>
    <w:p w:rsidR="00F31B18" w:rsidRDefault="00F31B18" w:rsidP="00F31B18"/>
    <w:p w:rsidR="00F31B18" w:rsidRDefault="00F31B18" w:rsidP="007330E2">
      <w:pPr>
        <w:pStyle w:val="Heading3"/>
      </w:pPr>
      <w:r>
        <w:t>THE SECOND WORD</w:t>
      </w:r>
      <w:r w:rsidR="00125C29">
        <w:t xml:space="preserve"> </w:t>
      </w:r>
      <w:r>
        <w:t>"Truly, I say to you, today you will be with me in Paradise."</w:t>
      </w:r>
    </w:p>
    <w:p w:rsidR="00F31B18" w:rsidRDefault="00F31B18" w:rsidP="00093A3A">
      <w:pPr>
        <w:pStyle w:val="ParagraphNormal"/>
      </w:pPr>
      <w:r>
        <w:t>Luke 23:43</w:t>
      </w:r>
      <w:r w:rsidR="00F34A65">
        <w:t xml:space="preserve">. </w:t>
      </w:r>
      <w:r>
        <w:t xml:space="preserve">Now it is not just the religious leaders or the soldiers that mock Jesus, but even one of the criminals, a downward progression of mockery. But the criminal on the right speaks up for Jesus, explaining the two criminals are receiving their just due, whereas "this man has done nothing wrong." Then, turning to Jesus, he asks, "Jesus, remember me when you come in your kingdom" (Luke 23:42). What wonderful faith this repentant sinner has in Jesus - far more than the doubting Thomas, one of his own Apostles. Ignoring his own suffering, Jesus mercifully responds with His second word. </w:t>
      </w:r>
    </w:p>
    <w:p w:rsidR="00F31B18" w:rsidRDefault="00F31B18" w:rsidP="00F31B18"/>
    <w:p w:rsidR="00F31B18" w:rsidRDefault="00F31B18" w:rsidP="007330E2">
      <w:pPr>
        <w:pStyle w:val="Heading3"/>
      </w:pPr>
      <w:r>
        <w:t>THE THIRD WORD</w:t>
      </w:r>
      <w:r w:rsidR="00125C29">
        <w:t xml:space="preserve"> </w:t>
      </w:r>
      <w:r>
        <w:t xml:space="preserve">"Jesus said to his mother: "Woman, this is your son". </w:t>
      </w:r>
    </w:p>
    <w:p w:rsidR="00F31B18" w:rsidRDefault="00F34A65" w:rsidP="00093A3A">
      <w:pPr>
        <w:pStyle w:val="ParagraphNormal"/>
      </w:pPr>
      <w:r>
        <w:t>John</w:t>
      </w:r>
      <w:r w:rsidR="00F31B18">
        <w:t xml:space="preserve"> 19:26-27</w:t>
      </w:r>
      <w:r>
        <w:t xml:space="preserve">. </w:t>
      </w:r>
      <w:r w:rsidR="00F31B18">
        <w:t xml:space="preserve">Jesus and Mary are together again, at the beginning of his ministry in Cana and now at the end of his public ministry at the foot of the Cross. What sorrow must fill her heart, to see her Son mocked, tortured, and </w:t>
      </w:r>
      <w:proofErr w:type="gramStart"/>
      <w:r w:rsidR="00F31B18">
        <w:t>crucified.</w:t>
      </w:r>
      <w:proofErr w:type="gramEnd"/>
      <w:r w:rsidR="00F31B18">
        <w:t xml:space="preserve"> Once again, a sword pierces Mary's soul: we are reminded of the prediction of Simeon at the Temple (Luke 2:35</w:t>
      </w:r>
      <w:proofErr w:type="gramStart"/>
      <w:r w:rsidR="00F31B18">
        <w:t>) .</w:t>
      </w:r>
      <w:proofErr w:type="gramEnd"/>
      <w:r w:rsidR="00F31B18">
        <w:t xml:space="preserve"> There are four at the foot of the cross, Mary his Mother, John, the disciple whom he loved, Mary of </w:t>
      </w:r>
      <w:proofErr w:type="spellStart"/>
      <w:r w:rsidR="00F31B18">
        <w:t>Cleopas</w:t>
      </w:r>
      <w:proofErr w:type="spellEnd"/>
      <w:r w:rsidR="00F31B18">
        <w:t xml:space="preserve">, his mother's sister, and Mary Magdalene. He addresses his third word to Mary and John, the only eye-witness of the Gospel writers. </w:t>
      </w:r>
    </w:p>
    <w:p w:rsidR="00F31B18" w:rsidRDefault="00F31B18" w:rsidP="00093A3A">
      <w:pPr>
        <w:pStyle w:val="ParagraphNormal"/>
      </w:pPr>
      <w:r>
        <w:t>But again Jesus rises above the occasion, and his concerns are for the ones that love him. The good son that He is, Jesus is concerned a</w:t>
      </w:r>
      <w:r w:rsidR="00F34A65">
        <w:t>bout taking care of his mother.</w:t>
      </w:r>
    </w:p>
    <w:p w:rsidR="00F31B18" w:rsidRDefault="00F31B18" w:rsidP="00F31B18"/>
    <w:p w:rsidR="00F34A65" w:rsidRDefault="00F34A65">
      <w:pPr>
        <w:rPr>
          <w:rFonts w:asciiTheme="majorHAnsi" w:eastAsiaTheme="majorEastAsia" w:hAnsiTheme="majorHAnsi" w:cstheme="majorBidi"/>
          <w:b/>
          <w:bCs/>
        </w:rPr>
      </w:pPr>
      <w:r>
        <w:br w:type="page"/>
      </w:r>
    </w:p>
    <w:p w:rsidR="00F31B18" w:rsidRDefault="00F31B18" w:rsidP="007330E2">
      <w:pPr>
        <w:pStyle w:val="Heading3"/>
      </w:pPr>
      <w:r>
        <w:t>THE FOURTH WORD</w:t>
      </w:r>
      <w:r w:rsidR="00125C29">
        <w:t xml:space="preserve"> </w:t>
      </w:r>
      <w:r>
        <w:t>"My God, my God, why have you forsaken me?"</w:t>
      </w:r>
    </w:p>
    <w:p w:rsidR="00F31B18" w:rsidRDefault="00F31B18" w:rsidP="00093A3A">
      <w:pPr>
        <w:pStyle w:val="ParagraphNormal"/>
      </w:pPr>
      <w:r>
        <w:t>Matthew 27:46 and Mark 15:34</w:t>
      </w:r>
      <w:r w:rsidR="00F34A65">
        <w:t xml:space="preserve">. </w:t>
      </w:r>
      <w:r>
        <w:t xml:space="preserve">This was the only expression of Jesus in the Gospels of Matthew and Mark. Both Gospels related that it was in the ninth hour, after 3 hours of </w:t>
      </w:r>
      <w:r w:rsidR="00F34A65">
        <w:t>darkness that</w:t>
      </w:r>
      <w:r>
        <w:t xml:space="preserve"> Jesus cried out this fourth word. Th</w:t>
      </w:r>
      <w:r w:rsidR="00F34A65">
        <w:t>e ninth hour was 3 pm</w:t>
      </w:r>
      <w:r>
        <w:t xml:space="preserve">. After the fourth Word, Mark related with a horrible sense of finality, "And Jesus uttered a loud cry, and breathed his last" (Mark 15:37). </w:t>
      </w:r>
    </w:p>
    <w:p w:rsidR="00F31B18" w:rsidRDefault="00F31B18" w:rsidP="00093A3A">
      <w:pPr>
        <w:pStyle w:val="ParagraphNormal"/>
      </w:pPr>
      <w:r>
        <w:t xml:space="preserve">His fourth Word is the opening line of Psalm 22, and thus his cry from the Cross recalls the cry of Israel, and of all innocent persons who suffer. Psalm 22 of David makes a striking prophecy of the crucifixion of the Messiah at a time when crucifixion was not known to exist: "They have pierced my hands and my feet, they have numbered all my bones" (22:16-17). The Psalm continues: "they divide my garments among them, and for my vesture they cast lots" (22:18). </w:t>
      </w:r>
    </w:p>
    <w:p w:rsidR="00F34A65" w:rsidRDefault="00F34A65" w:rsidP="00093A3A">
      <w:pPr>
        <w:pStyle w:val="ParagraphNormal"/>
      </w:pPr>
    </w:p>
    <w:p w:rsidR="00F31B18" w:rsidRDefault="00F31B18" w:rsidP="007330E2">
      <w:pPr>
        <w:pStyle w:val="Heading3"/>
      </w:pPr>
      <w:r>
        <w:t>THE FIFTH WORD</w:t>
      </w:r>
      <w:r w:rsidR="00125C29">
        <w:t xml:space="preserve"> </w:t>
      </w:r>
      <w:r>
        <w:t>"I thirst"</w:t>
      </w:r>
    </w:p>
    <w:p w:rsidR="00F31B18" w:rsidRDefault="00F31B18" w:rsidP="00093A3A">
      <w:pPr>
        <w:pStyle w:val="ParagraphNormal"/>
      </w:pPr>
      <w:r>
        <w:t>John 19:28</w:t>
      </w:r>
      <w:r w:rsidR="00F34A65">
        <w:t xml:space="preserve">. </w:t>
      </w:r>
      <w:r>
        <w:t>The fifth word of Jesus is His only human expression of His physical suffering. Jesus is now in shock. The wounds inflicted upon him in the scourging, the crowning with thorns, and the nailing upon the cross are now taking their toll, especially after losing blood on the three-hour walk through the city of Jerusalem to Golgotha on the Way of the Cross. (</w:t>
      </w:r>
      <w:proofErr w:type="gramStart"/>
      <w:r>
        <w:t>l</w:t>
      </w:r>
      <w:proofErr w:type="gramEnd"/>
      <w:r>
        <w:t xml:space="preserve"> Peter 2:24).</w:t>
      </w:r>
    </w:p>
    <w:p w:rsidR="00F31B18" w:rsidRDefault="00F31B18" w:rsidP="00F31B18"/>
    <w:p w:rsidR="00F31B18" w:rsidRDefault="00F31B18" w:rsidP="007330E2">
      <w:pPr>
        <w:pStyle w:val="Heading3"/>
      </w:pPr>
      <w:r>
        <w:t>THE SIXTH WORD</w:t>
      </w:r>
      <w:r w:rsidR="00125C29">
        <w:t xml:space="preserve"> “It is </w:t>
      </w:r>
      <w:proofErr w:type="gramStart"/>
      <w:r w:rsidR="00125C29">
        <w:t>Finished</w:t>
      </w:r>
      <w:proofErr w:type="gramEnd"/>
      <w:r w:rsidR="00125C29">
        <w:t>”</w:t>
      </w:r>
    </w:p>
    <w:p w:rsidR="00BD4083" w:rsidRDefault="00BD4083" w:rsidP="00093A3A">
      <w:pPr>
        <w:pStyle w:val="ParagraphNormal"/>
      </w:pPr>
      <w:r>
        <w:t xml:space="preserve">John 19:30. </w:t>
      </w:r>
      <w:r w:rsidR="00F31B18">
        <w:t xml:space="preserve">When Jesus had received the wine, he said, "It is finished"; and he bowed his head and </w:t>
      </w:r>
      <w:r>
        <w:t>gave up the ghost</w:t>
      </w:r>
      <w:r w:rsidR="00F31B18">
        <w:t>.</w:t>
      </w:r>
      <w:r>
        <w:t xml:space="preserve"> </w:t>
      </w:r>
      <w:r w:rsidR="00F31B18">
        <w:t xml:space="preserve"> The sixth word is Jesus' recognition that his suffering is over and his task is completed. Jesus is obedient to the Father and gives his love for mankind by redeeming us with His death on the Cross.</w:t>
      </w:r>
    </w:p>
    <w:p w:rsidR="00F31B18" w:rsidRDefault="00F31B18" w:rsidP="00093A3A">
      <w:pPr>
        <w:pStyle w:val="ParagraphNormal"/>
      </w:pPr>
      <w:r>
        <w:t>What is the darkest day of mankind becomes the brightest day for mankind.</w:t>
      </w:r>
    </w:p>
    <w:p w:rsidR="00F31B18" w:rsidRDefault="00F31B18" w:rsidP="00F31B18"/>
    <w:p w:rsidR="00F31B18" w:rsidRDefault="00F31B18" w:rsidP="007330E2">
      <w:pPr>
        <w:pStyle w:val="Heading3"/>
      </w:pPr>
      <w:r>
        <w:t>THE SEVENTH WORD</w:t>
      </w:r>
      <w:r w:rsidR="00125C29">
        <w:t xml:space="preserve"> “Father, into your hands I commend my spirit”</w:t>
      </w:r>
    </w:p>
    <w:p w:rsidR="00F31B18" w:rsidRDefault="00BD4083" w:rsidP="00093A3A">
      <w:pPr>
        <w:pStyle w:val="ParagraphNormal"/>
      </w:pPr>
      <w:r>
        <w:t xml:space="preserve">Luke 23:46. </w:t>
      </w:r>
      <w:r w:rsidR="00F31B18">
        <w:t>Je</w:t>
      </w:r>
      <w:r w:rsidR="00125C29">
        <w:t xml:space="preserve">sus cried out in a loud voice, </w:t>
      </w:r>
      <w:r w:rsidR="00F31B18">
        <w:t xml:space="preserve">"Father, into </w:t>
      </w:r>
      <w:r>
        <w:t>your hands I commend my spirit".</w:t>
      </w:r>
      <w:r w:rsidR="00F31B18">
        <w:t xml:space="preserve"> </w:t>
      </w:r>
    </w:p>
    <w:p w:rsidR="00BD4083" w:rsidRDefault="00F31B18" w:rsidP="00093A3A">
      <w:pPr>
        <w:pStyle w:val="ParagraphNormal"/>
      </w:pPr>
      <w:r>
        <w:t xml:space="preserve">The seventh word of Jesus is from the Gospel of Luke, and is directed to the Father in heaven, just before He dies. Jesus recalls Psalm 31:5 - "Into thy hands I commend my spirit; thou hast redeemed me, O Lord, faithful God." </w:t>
      </w:r>
    </w:p>
    <w:p w:rsidR="00F31B18" w:rsidRDefault="00F31B18" w:rsidP="00093A3A">
      <w:pPr>
        <w:pStyle w:val="ParagraphNormal"/>
      </w:pPr>
      <w:r>
        <w:t xml:space="preserve">John's Gospel related that it was the Day of Preparation, the day before the actual Passover (Pesach in Hebrew, </w:t>
      </w:r>
      <w:proofErr w:type="spellStart"/>
      <w:r>
        <w:t>Pascha</w:t>
      </w:r>
      <w:proofErr w:type="spellEnd"/>
      <w:r>
        <w:t xml:space="preserve"> in Greek and Latin), that Jesus was sentenced to death (19:14) and sacrificed on the Cross (19:31). He died at the ninth hour (three o'clock in the afternoon)</w:t>
      </w:r>
      <w:proofErr w:type="gramStart"/>
      <w:r>
        <w:t>,</w:t>
      </w:r>
      <w:proofErr w:type="gramEnd"/>
      <w:r>
        <w:t xml:space="preserve"> about the same time as the Passover lambs were slaughtered in the Temple. Christ became the Paschal or Passover Lamb, as noted by St. Paul: "For Christ our Passover lamb has been sacrificed" (1 Corinthians 5:7). The innocent Lamb was slain for our sins, so that we might be forgiven. </w:t>
      </w:r>
    </w:p>
    <w:p w:rsidR="00BD4083" w:rsidRDefault="00F31B18" w:rsidP="00093A3A">
      <w:pPr>
        <w:pStyle w:val="ParagraphNormal"/>
      </w:pPr>
      <w:r>
        <w:t>Jesus fulfilled His mission: "</w:t>
      </w:r>
      <w:r w:rsidR="00BD4083" w:rsidRPr="00BD4083">
        <w:t xml:space="preserve"> </w:t>
      </w:r>
      <w:r w:rsidR="00BD4083">
        <w:t xml:space="preserve">Being justified freely by his grace through the redemption that is in Christ Jesus: 25 </w:t>
      </w:r>
      <w:proofErr w:type="gramStart"/>
      <w:r w:rsidR="00BD4083">
        <w:t>Whom</w:t>
      </w:r>
      <w:proofErr w:type="gramEnd"/>
      <w:r w:rsidR="00BD4083">
        <w:t xml:space="preserve"> God hath set forth to be a propitiation through faith in his blood, to declare his righteousness for the remission of sins that are past, through the forbearance of God;</w:t>
      </w:r>
      <w:r>
        <w:t xml:space="preserve">" (Romans 3:24-25). The relationship of Jesus to the Father is revealed in the Gospel of John, for He remarked, "The Father and I are one" (10:30), and again, at the Last Supper: "Do you not believe I am in the Father and the Father is in me? The words that I speak to you I do not speak on my own. The Father who dwells in me is doing his works" (14:10). </w:t>
      </w:r>
    </w:p>
    <w:p w:rsidR="00FA46D5" w:rsidRDefault="00F31B18" w:rsidP="00093A3A">
      <w:pPr>
        <w:pStyle w:val="ParagraphNormal"/>
      </w:pPr>
      <w:r>
        <w:t xml:space="preserve">Jesus practiced what He preached: "Greater love has no man than </w:t>
      </w:r>
      <w:proofErr w:type="gramStart"/>
      <w:r>
        <w:t>this, that</w:t>
      </w:r>
      <w:proofErr w:type="gramEnd"/>
      <w:r>
        <w:t xml:space="preserve"> a man lay down his life for his friends" (John 15:13).</w:t>
      </w:r>
    </w:p>
    <w:p w:rsidR="00C3661F" w:rsidRDefault="00C3661F" w:rsidP="0047452D">
      <w:pPr>
        <w:pStyle w:val="Heading2"/>
      </w:pPr>
      <w:bookmarkStart w:id="1434" w:name="_Toc338753270"/>
      <w:r>
        <w:t>Lesson 12: The Christ of Today</w:t>
      </w:r>
      <w:bookmarkEnd w:id="1434"/>
    </w:p>
    <w:p w:rsidR="00CC0DB0" w:rsidRDefault="00CC0DB0" w:rsidP="00C3661F"/>
    <w:p w:rsidR="00C3661F" w:rsidRDefault="00C3661F" w:rsidP="00C3661F">
      <w:r>
        <w:t xml:space="preserve">Silent Moment: </w:t>
      </w:r>
      <w:r w:rsidR="00CC0DB0">
        <w:t>“Two Mothers” and “Pine Tree Crosses Easter Story” and “The Candy Cane”</w:t>
      </w:r>
    </w:p>
    <w:p w:rsidR="00C3661F" w:rsidRDefault="00C3661F" w:rsidP="00F7035C"/>
    <w:p w:rsidR="00FA46D5" w:rsidRDefault="00FA46D5" w:rsidP="00FA46D5"/>
    <w:p w:rsidR="00FA46D5" w:rsidRDefault="00FA46D5" w:rsidP="00FA46D5">
      <w:r>
        <w:t>Lesson Description:</w:t>
      </w:r>
    </w:p>
    <w:p w:rsidR="00FA46D5" w:rsidRDefault="00FA46D5" w:rsidP="00FA46D5"/>
    <w:p w:rsidR="00FA46D5" w:rsidRDefault="00802E45" w:rsidP="00093A3A">
      <w:pPr>
        <w:pStyle w:val="ParagraphNormal"/>
      </w:pPr>
      <w:r>
        <w:t xml:space="preserve">He is the Christ of yesterday, today, forever and He is mine! Jesus Christ is the same </w:t>
      </w:r>
      <w:proofErr w:type="gramStart"/>
      <w:r>
        <w:t>yesterday ,</w:t>
      </w:r>
      <w:proofErr w:type="gramEnd"/>
      <w:r>
        <w:t xml:space="preserve"> today and forever! He no longer walks with men clothed in flesh yet He is just as present today as he ever ways. He is present to save, heal, and deliver. We will study today on theme of “The Christ of Today.”</w:t>
      </w:r>
    </w:p>
    <w:p w:rsidR="00437306" w:rsidRDefault="00437306" w:rsidP="00437306">
      <w:pPr>
        <w:pStyle w:val="Title"/>
      </w:pPr>
      <w:r>
        <w:br w:type="page"/>
        <w:t>“Two Mothers”</w:t>
      </w:r>
    </w:p>
    <w:p w:rsidR="00437306" w:rsidRDefault="00437306" w:rsidP="00437306">
      <w:pPr>
        <w:jc w:val="center"/>
      </w:pPr>
      <w:r>
        <w:t>Author Unknown</w:t>
      </w:r>
    </w:p>
    <w:p w:rsidR="00437306" w:rsidRDefault="00437306" w:rsidP="00437306">
      <w:pPr>
        <w:jc w:val="center"/>
      </w:pPr>
    </w:p>
    <w:p w:rsidR="00437306" w:rsidRDefault="00437306" w:rsidP="00437306">
      <w:r>
        <w:t>Long time ago, so I have been told,</w:t>
      </w:r>
    </w:p>
    <w:p w:rsidR="00437306" w:rsidRDefault="00437306" w:rsidP="00437306">
      <w:r>
        <w:t>Two angels once met on streets paved with gold.</w:t>
      </w:r>
    </w:p>
    <w:p w:rsidR="00437306" w:rsidRDefault="00437306" w:rsidP="00437306">
      <w:r>
        <w:t>“By the stars in your crown,” said the one to the other</w:t>
      </w:r>
    </w:p>
    <w:p w:rsidR="00437306" w:rsidRDefault="00437306" w:rsidP="00437306">
      <w:r>
        <w:t>“I see that on earth, you too, were a mother.</w:t>
      </w:r>
    </w:p>
    <w:p w:rsidR="00437306" w:rsidRDefault="00437306" w:rsidP="00437306"/>
    <w:p w:rsidR="00437306" w:rsidRDefault="00437306" w:rsidP="00437306">
      <w:r>
        <w:t>And by, the blue-tinted halo you wear</w:t>
      </w:r>
    </w:p>
    <w:p w:rsidR="00437306" w:rsidRDefault="00437306" w:rsidP="00437306">
      <w:r>
        <w:t>“You, too, have known sorrow and deepest despair...”</w:t>
      </w:r>
    </w:p>
    <w:p w:rsidR="00437306" w:rsidRDefault="00437306" w:rsidP="00437306">
      <w:r>
        <w:t>“Ah yes,” she replied, “I once had a son,</w:t>
      </w:r>
    </w:p>
    <w:p w:rsidR="00437306" w:rsidRDefault="00437306" w:rsidP="00437306">
      <w:proofErr w:type="gramStart"/>
      <w:r>
        <w:t>A sweet little lad, full of laughter and fun.”</w:t>
      </w:r>
      <w:proofErr w:type="gramEnd"/>
    </w:p>
    <w:p w:rsidR="00437306" w:rsidRDefault="00437306" w:rsidP="00437306"/>
    <w:p w:rsidR="00437306" w:rsidRDefault="00437306" w:rsidP="00437306">
      <w:r>
        <w:t>“But tell of your child.” “Oh, I knew I was blessed</w:t>
      </w:r>
    </w:p>
    <w:p w:rsidR="00437306" w:rsidRDefault="00437306" w:rsidP="00437306">
      <w:r>
        <w:t>From the moment I first held him close to my breast,</w:t>
      </w:r>
    </w:p>
    <w:p w:rsidR="00437306" w:rsidRDefault="00437306" w:rsidP="00437306">
      <w:r>
        <w:t>And my heart almost burst with the joy of that day.”</w:t>
      </w:r>
    </w:p>
    <w:p w:rsidR="00437306" w:rsidRDefault="00437306" w:rsidP="00437306">
      <w:r>
        <w:t>“Ah, yes,” said the other, “I felt the same way.”</w:t>
      </w:r>
    </w:p>
    <w:p w:rsidR="00437306" w:rsidRDefault="00437306" w:rsidP="00437306"/>
    <w:p w:rsidR="00437306" w:rsidRDefault="00437306" w:rsidP="00437306">
      <w:r>
        <w:t>The former continued: “The first steps he took-</w:t>
      </w:r>
    </w:p>
    <w:p w:rsidR="00437306" w:rsidRDefault="00437306" w:rsidP="00437306">
      <w:r>
        <w:t>So eager and breathless; the sweet startled look</w:t>
      </w:r>
    </w:p>
    <w:p w:rsidR="00437306" w:rsidRDefault="00437306" w:rsidP="00437306">
      <w:r>
        <w:t>Which came over his face – he trusted me so.”</w:t>
      </w:r>
    </w:p>
    <w:p w:rsidR="00437306" w:rsidRDefault="00437306" w:rsidP="00437306">
      <w:r>
        <w:t>“Ah, yes,” said the other, “How well do I know”</w:t>
      </w:r>
    </w:p>
    <w:p w:rsidR="00437306" w:rsidRDefault="00437306" w:rsidP="00437306"/>
    <w:p w:rsidR="00437306" w:rsidRDefault="00437306" w:rsidP="00437306">
      <w:r>
        <w:t>“But soon he had grown to a tall handsome boy,</w:t>
      </w:r>
    </w:p>
    <w:p w:rsidR="00437306" w:rsidRDefault="00437306" w:rsidP="00437306">
      <w:r>
        <w:t>So stalwart and kind – and it gave me so much joy</w:t>
      </w:r>
    </w:p>
    <w:p w:rsidR="00437306" w:rsidRDefault="00437306" w:rsidP="00437306">
      <w:r>
        <w:t>To have him just walk down the street by my side”</w:t>
      </w:r>
    </w:p>
    <w:p w:rsidR="00437306" w:rsidRDefault="00437306" w:rsidP="00437306">
      <w:r>
        <w:t xml:space="preserve">“Ah yes, </w:t>
      </w:r>
      <w:proofErr w:type="gramStart"/>
      <w:r>
        <w:t>“ said</w:t>
      </w:r>
      <w:proofErr w:type="gramEnd"/>
      <w:r>
        <w:t xml:space="preserve"> the other mother, </w:t>
      </w:r>
    </w:p>
    <w:p w:rsidR="00437306" w:rsidRDefault="00437306" w:rsidP="00437306">
      <w:r>
        <w:t>“I felt the same pride.”</w:t>
      </w:r>
    </w:p>
    <w:p w:rsidR="00437306" w:rsidRDefault="00437306" w:rsidP="00437306"/>
    <w:p w:rsidR="00437306" w:rsidRDefault="00437306" w:rsidP="00437306">
      <w:r>
        <w:t>“How often I shielded and spared him from pain</w:t>
      </w:r>
    </w:p>
    <w:p w:rsidR="00437306" w:rsidRDefault="00437306" w:rsidP="00437306">
      <w:proofErr w:type="gramStart"/>
      <w:r>
        <w:t>And when he for others was so cruelly slain.</w:t>
      </w:r>
      <w:proofErr w:type="gramEnd"/>
    </w:p>
    <w:p w:rsidR="00437306" w:rsidRDefault="00437306" w:rsidP="00437306">
      <w:r>
        <w:t>When they crucified him – and they spat in his face</w:t>
      </w:r>
    </w:p>
    <w:p w:rsidR="00437306" w:rsidRDefault="00437306" w:rsidP="00437306">
      <w:r>
        <w:t xml:space="preserve">How gladly would I have hung there in his </w:t>
      </w:r>
      <w:proofErr w:type="gramStart"/>
      <w:r>
        <w:t>place!</w:t>
      </w:r>
      <w:proofErr w:type="gramEnd"/>
      <w:r>
        <w:t>”</w:t>
      </w:r>
    </w:p>
    <w:p w:rsidR="00437306" w:rsidRDefault="00437306" w:rsidP="00437306"/>
    <w:p w:rsidR="00437306" w:rsidRDefault="00437306" w:rsidP="00437306">
      <w:r>
        <w:t>A moment of silence - “Oh then you are she -</w:t>
      </w:r>
    </w:p>
    <w:p w:rsidR="00437306" w:rsidRDefault="00437306" w:rsidP="00437306">
      <w:r>
        <w:t>The mother of Christ”; and she fell on one knee.</w:t>
      </w:r>
    </w:p>
    <w:p w:rsidR="00437306" w:rsidRDefault="00437306" w:rsidP="00437306">
      <w:r>
        <w:t>But the Blessed one raised her up, drawing her near,</w:t>
      </w:r>
    </w:p>
    <w:p w:rsidR="00437306" w:rsidRDefault="00437306" w:rsidP="00437306">
      <w:proofErr w:type="gramStart"/>
      <w:r>
        <w:t>And kissed from the cheek of the woman, a tear.</w:t>
      </w:r>
      <w:proofErr w:type="gramEnd"/>
    </w:p>
    <w:p w:rsidR="00437306" w:rsidRDefault="00437306" w:rsidP="00437306"/>
    <w:p w:rsidR="00437306" w:rsidRDefault="00437306" w:rsidP="00437306">
      <w:r>
        <w:t>“Tell me the name of the son you love so,</w:t>
      </w:r>
    </w:p>
    <w:p w:rsidR="00437306" w:rsidRDefault="00437306" w:rsidP="00437306">
      <w:r>
        <w:t>That I may share with your grief and your woe.</w:t>
      </w:r>
    </w:p>
    <w:p w:rsidR="00437306" w:rsidRDefault="00437306" w:rsidP="00437306">
      <w:r>
        <w:t>She lifted her eyes, looking straight at the other,</w:t>
      </w:r>
    </w:p>
    <w:p w:rsidR="007507E8" w:rsidRDefault="00437306" w:rsidP="00437306">
      <w:r>
        <w:t>“He was Judas Iscariot: I am his mother.”</w:t>
      </w:r>
    </w:p>
    <w:p w:rsidR="007507E8" w:rsidRDefault="007507E8" w:rsidP="007507E8">
      <w:pPr>
        <w:pStyle w:val="Title"/>
      </w:pPr>
      <w:r>
        <w:t>“Pine Tree Easter Story”</w:t>
      </w:r>
    </w:p>
    <w:p w:rsidR="007507E8" w:rsidRDefault="007507E8" w:rsidP="007507E8">
      <w:pPr>
        <w:jc w:val="center"/>
      </w:pPr>
      <w:r>
        <w:t>www.alighthouse.com</w:t>
      </w:r>
    </w:p>
    <w:p w:rsidR="007507E8" w:rsidRDefault="007507E8"/>
    <w:p w:rsidR="007507E8" w:rsidRPr="007507E8" w:rsidRDefault="007507E8" w:rsidP="00093A3A">
      <w:pPr>
        <w:pStyle w:val="ParagraphNormal"/>
      </w:pPr>
      <w:r w:rsidRPr="007507E8">
        <w:t>Last April on a Sunday, we took one of our "nowhere" drives. My husband was quietly driving a back road and I was occupied in the front passenger seat watching the scenery.</w:t>
      </w:r>
    </w:p>
    <w:p w:rsidR="007507E8" w:rsidRPr="007507E8" w:rsidRDefault="007507E8" w:rsidP="00093A3A">
      <w:pPr>
        <w:pStyle w:val="ParagraphNormal"/>
      </w:pPr>
    </w:p>
    <w:p w:rsidR="007507E8" w:rsidRPr="007507E8" w:rsidRDefault="007507E8" w:rsidP="00093A3A">
      <w:pPr>
        <w:pStyle w:val="ParagraphNormal"/>
      </w:pPr>
      <w:r w:rsidRPr="007507E8">
        <w:t>I noticed out of the corner of my eye that my husband was straining to look out my window. This startled me, since his eyes should be on the road in front of him. I asked him what he was looking at out the windows, and he quietly replied, "Nothing." His eyes went back to the road in front of him.</w:t>
      </w:r>
    </w:p>
    <w:p w:rsidR="007507E8" w:rsidRPr="007507E8" w:rsidRDefault="007507E8" w:rsidP="00093A3A">
      <w:pPr>
        <w:pStyle w:val="ParagraphNormal"/>
      </w:pPr>
    </w:p>
    <w:p w:rsidR="007507E8" w:rsidRPr="007507E8" w:rsidRDefault="007507E8" w:rsidP="00093A3A">
      <w:pPr>
        <w:pStyle w:val="ParagraphNormal"/>
      </w:pPr>
      <w:r w:rsidRPr="007507E8">
        <w:t>After a few minutes, I looked over at my husband and noticed a tear running down his cheek. I asked him what was wrong. This time he told me, "I was just thinking about Pop and a story he had once told me." Of course, because it had to do with his Pop, I wanted to know the story, so I asked him to share it with me.</w:t>
      </w:r>
    </w:p>
    <w:p w:rsidR="007507E8" w:rsidRPr="007507E8" w:rsidRDefault="007507E8" w:rsidP="00093A3A">
      <w:pPr>
        <w:pStyle w:val="ParagraphNormal"/>
      </w:pPr>
    </w:p>
    <w:p w:rsidR="007507E8" w:rsidRPr="007507E8" w:rsidRDefault="007507E8" w:rsidP="00093A3A">
      <w:pPr>
        <w:pStyle w:val="ParagraphNormal"/>
      </w:pPr>
      <w:r w:rsidRPr="007507E8">
        <w:t>He said, "When I was about 8 years old, Pop and I were out fishing and that's when he told me that the Pine trees know when it is Easter."</w:t>
      </w:r>
    </w:p>
    <w:p w:rsidR="007507E8" w:rsidRPr="007507E8" w:rsidRDefault="007507E8" w:rsidP="00093A3A">
      <w:pPr>
        <w:pStyle w:val="ParagraphNormal"/>
      </w:pPr>
    </w:p>
    <w:p w:rsidR="007507E8" w:rsidRPr="007507E8" w:rsidRDefault="007507E8" w:rsidP="00093A3A">
      <w:pPr>
        <w:pStyle w:val="ParagraphNormal"/>
      </w:pPr>
      <w:r w:rsidRPr="007507E8">
        <w:t>I had no idea what he meant by that, so I pressed him for more information.</w:t>
      </w:r>
    </w:p>
    <w:p w:rsidR="007507E8" w:rsidRPr="007507E8" w:rsidRDefault="007507E8" w:rsidP="00093A3A">
      <w:pPr>
        <w:pStyle w:val="ParagraphNormal"/>
      </w:pPr>
    </w:p>
    <w:p w:rsidR="007507E8" w:rsidRPr="007507E8" w:rsidRDefault="007507E8" w:rsidP="00093A3A">
      <w:pPr>
        <w:pStyle w:val="ParagraphNormal"/>
      </w:pPr>
      <w:r w:rsidRPr="007507E8">
        <w:t>He continued on... "The Pine trees start their new growth in the weeks before Easter... If you look at the tops of the Pine trees two weeks before, you will see the yellow shoots. As the days get closer to Easter Sunday, the tallest shoot will branch off and form a cross. By the time Easter Sunday comes around, you will see that most of the Pine trees will have small yellow crosses on all of the tallest shoots."</w:t>
      </w:r>
    </w:p>
    <w:p w:rsidR="007507E8" w:rsidRPr="007507E8" w:rsidRDefault="007507E8" w:rsidP="00093A3A">
      <w:pPr>
        <w:pStyle w:val="ParagraphNormal"/>
      </w:pPr>
    </w:p>
    <w:p w:rsidR="007507E8" w:rsidRPr="007507E8" w:rsidRDefault="007507E8" w:rsidP="00093A3A">
      <w:pPr>
        <w:pStyle w:val="ParagraphNormal"/>
      </w:pPr>
      <w:r w:rsidRPr="007507E8">
        <w:t>I turned to look out the window and I couldn't believe my eyes. It was a week before Easter, and you could see all of the trees with the tall yellow shoots stretching to Heaven.</w:t>
      </w:r>
    </w:p>
    <w:p w:rsidR="007507E8" w:rsidRPr="007507E8" w:rsidRDefault="007507E8" w:rsidP="00093A3A">
      <w:pPr>
        <w:pStyle w:val="ParagraphNormal"/>
      </w:pPr>
    </w:p>
    <w:p w:rsidR="007507E8" w:rsidRPr="007507E8" w:rsidRDefault="007507E8" w:rsidP="00093A3A">
      <w:pPr>
        <w:pStyle w:val="ParagraphNormal"/>
      </w:pPr>
      <w:r w:rsidRPr="007507E8">
        <w:t>The tallest ones shone in the sunlight like rows of tiny golden crosses.</w:t>
      </w:r>
    </w:p>
    <w:p w:rsidR="007507E8" w:rsidRPr="007507E8" w:rsidRDefault="007507E8" w:rsidP="00093A3A">
      <w:pPr>
        <w:pStyle w:val="ParagraphNormal"/>
      </w:pPr>
    </w:p>
    <w:p w:rsidR="007507E8" w:rsidRDefault="007507E8">
      <w:r>
        <w:rPr>
          <w:noProof/>
        </w:rPr>
        <w:drawing>
          <wp:anchor distT="0" distB="0" distL="114300" distR="114300" simplePos="0" relativeHeight="251659264" behindDoc="1" locked="0" layoutInCell="1" allowOverlap="1" wp14:anchorId="0EB7BA22" wp14:editId="396C51FD">
            <wp:simplePos x="0" y="0"/>
            <wp:positionH relativeFrom="column">
              <wp:posOffset>1769481</wp:posOffset>
            </wp:positionH>
            <wp:positionV relativeFrom="paragraph">
              <wp:posOffset>-635</wp:posOffset>
            </wp:positionV>
            <wp:extent cx="2852928" cy="2139696"/>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437306" w:rsidRDefault="00437306" w:rsidP="007507E8"/>
    <w:tbl>
      <w:tblPr>
        <w:tblStyle w:val="TableTheme"/>
        <w:tblW w:w="0" w:type="auto"/>
        <w:tblLook w:val="04A0" w:firstRow="1" w:lastRow="0" w:firstColumn="1" w:lastColumn="0" w:noHBand="0" w:noVBand="1"/>
      </w:tblPr>
      <w:tblGrid>
        <w:gridCol w:w="3813"/>
        <w:gridCol w:w="3127"/>
        <w:gridCol w:w="3500"/>
      </w:tblGrid>
      <w:tr w:rsidR="00D8292D" w:rsidRPr="00C40E16" w:rsidTr="00D8292D">
        <w:trPr>
          <w:trHeight w:val="620"/>
        </w:trPr>
        <w:tc>
          <w:tcPr>
            <w:tcW w:w="10440" w:type="dxa"/>
            <w:gridSpan w:val="3"/>
            <w:vAlign w:val="center"/>
          </w:tcPr>
          <w:p w:rsidR="00D8292D" w:rsidRPr="00D433B7" w:rsidRDefault="00D8292D" w:rsidP="00D433B7">
            <w:pPr>
              <w:pStyle w:val="Title"/>
            </w:pPr>
            <w:r w:rsidRPr="00D433B7">
              <w:t>Redemptive Names of Christ</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Jireh</w:t>
            </w:r>
            <w:proofErr w:type="spellEnd"/>
          </w:p>
        </w:tc>
        <w:tc>
          <w:tcPr>
            <w:tcW w:w="3127" w:type="dxa"/>
          </w:tcPr>
          <w:p w:rsidR="00D8292D" w:rsidRPr="00C40E16" w:rsidRDefault="00D8292D" w:rsidP="00093A3A">
            <w:pPr>
              <w:pStyle w:val="ParagraphNormal"/>
            </w:pPr>
            <w:r>
              <w:t>The Lord will Provide</w:t>
            </w:r>
          </w:p>
        </w:tc>
        <w:tc>
          <w:tcPr>
            <w:tcW w:w="3500" w:type="dxa"/>
            <w:vAlign w:val="center"/>
          </w:tcPr>
          <w:p w:rsidR="00D8292D" w:rsidRPr="00C40E16" w:rsidRDefault="00D8292D" w:rsidP="00093A3A">
            <w:pPr>
              <w:pStyle w:val="ParagraphNormal"/>
            </w:pPr>
            <w:r>
              <w:t>Genesis 22:13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Nissi</w:t>
            </w:r>
            <w:proofErr w:type="spellEnd"/>
          </w:p>
        </w:tc>
        <w:tc>
          <w:tcPr>
            <w:tcW w:w="3127" w:type="dxa"/>
          </w:tcPr>
          <w:p w:rsidR="00D8292D" w:rsidRPr="00C40E16" w:rsidRDefault="00D8292D" w:rsidP="00093A3A">
            <w:pPr>
              <w:pStyle w:val="ParagraphNormal"/>
            </w:pPr>
            <w:r>
              <w:t>The Lord, my Banner</w:t>
            </w:r>
          </w:p>
        </w:tc>
        <w:tc>
          <w:tcPr>
            <w:tcW w:w="3500" w:type="dxa"/>
            <w:vAlign w:val="center"/>
          </w:tcPr>
          <w:p w:rsidR="00D8292D" w:rsidRPr="00C40E16" w:rsidRDefault="00D8292D" w:rsidP="00093A3A">
            <w:pPr>
              <w:pStyle w:val="ParagraphNormal"/>
            </w:pPr>
            <w:del w:id="1435" w:author="Stephen Reynolds, Jr." w:date="2013-02-07T14:39:00Z">
              <w:r w:rsidDel="00916314">
                <w:delText>Exodus</w:delText>
              </w:r>
            </w:del>
            <w:ins w:id="1436" w:author="Stephen Reynolds, Jr." w:date="2013-02-07T14:39:00Z">
              <w:r w:rsidR="00916314">
                <w:t>Ex.</w:t>
              </w:r>
            </w:ins>
            <w:r>
              <w:t xml:space="preserve"> 17:15</w:t>
            </w:r>
          </w:p>
        </w:tc>
      </w:tr>
      <w:tr w:rsidR="00D8292D" w:rsidRPr="00C40E16" w:rsidTr="00D8292D">
        <w:tc>
          <w:tcPr>
            <w:tcW w:w="3813" w:type="dxa"/>
            <w:vAlign w:val="center"/>
          </w:tcPr>
          <w:p w:rsidR="00D8292D" w:rsidRPr="00C40E16" w:rsidRDefault="00D8292D" w:rsidP="00093A3A">
            <w:pPr>
              <w:pStyle w:val="ParagraphNormal"/>
            </w:pPr>
            <w:r>
              <w:t>Jehovah-Shalom</w:t>
            </w:r>
          </w:p>
        </w:tc>
        <w:tc>
          <w:tcPr>
            <w:tcW w:w="3127" w:type="dxa"/>
          </w:tcPr>
          <w:p w:rsidR="00D8292D" w:rsidRDefault="00D8292D" w:rsidP="00093A3A">
            <w:pPr>
              <w:pStyle w:val="ParagraphNormal"/>
            </w:pPr>
            <w:r>
              <w:t>The Lord is Peace</w:t>
            </w:r>
          </w:p>
        </w:tc>
        <w:tc>
          <w:tcPr>
            <w:tcW w:w="3500" w:type="dxa"/>
            <w:vAlign w:val="center"/>
          </w:tcPr>
          <w:p w:rsidR="00D8292D" w:rsidRPr="00C40E16" w:rsidRDefault="00D8292D" w:rsidP="00093A3A">
            <w:pPr>
              <w:pStyle w:val="ParagraphNormal"/>
            </w:pPr>
            <w:r>
              <w:t>Judges 6:24</w:t>
            </w:r>
          </w:p>
        </w:tc>
      </w:tr>
      <w:tr w:rsidR="00D8292D" w:rsidRPr="00C40E16" w:rsidTr="00D8292D">
        <w:tc>
          <w:tcPr>
            <w:tcW w:w="3813" w:type="dxa"/>
            <w:vAlign w:val="center"/>
          </w:tcPr>
          <w:p w:rsidR="00D8292D" w:rsidRPr="00C40E16" w:rsidRDefault="005C64C6" w:rsidP="00093A3A">
            <w:pPr>
              <w:pStyle w:val="ParagraphNormal"/>
            </w:pPr>
            <w:r>
              <w:t>Jehovah-</w:t>
            </w:r>
            <w:proofErr w:type="spellStart"/>
            <w:r>
              <w:t>Sabao</w:t>
            </w:r>
            <w:r w:rsidR="00D8292D">
              <w:t>th</w:t>
            </w:r>
            <w:proofErr w:type="spellEnd"/>
          </w:p>
        </w:tc>
        <w:tc>
          <w:tcPr>
            <w:tcW w:w="3127" w:type="dxa"/>
          </w:tcPr>
          <w:p w:rsidR="00D8292D" w:rsidRDefault="00D8292D" w:rsidP="00093A3A">
            <w:pPr>
              <w:pStyle w:val="ParagraphNormal"/>
            </w:pPr>
            <w:r>
              <w:t>The Lord of Hosts</w:t>
            </w:r>
          </w:p>
        </w:tc>
        <w:tc>
          <w:tcPr>
            <w:tcW w:w="3500" w:type="dxa"/>
            <w:vAlign w:val="center"/>
          </w:tcPr>
          <w:p w:rsidR="00D8292D" w:rsidRPr="00C40E16" w:rsidRDefault="00D8292D" w:rsidP="00093A3A">
            <w:pPr>
              <w:pStyle w:val="ParagraphNormal"/>
            </w:pPr>
            <w:r>
              <w:t>I Samuel 1:3; Isaiah 6:1-3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rsidR="005C64C6" w:rsidRPr="005C64C6">
              <w:t>Maccaddeshoem</w:t>
            </w:r>
            <w:proofErr w:type="spellEnd"/>
          </w:p>
        </w:tc>
        <w:tc>
          <w:tcPr>
            <w:tcW w:w="3127" w:type="dxa"/>
          </w:tcPr>
          <w:p w:rsidR="00D8292D" w:rsidRDefault="00D8292D" w:rsidP="00093A3A">
            <w:pPr>
              <w:pStyle w:val="ParagraphNormal"/>
            </w:pPr>
            <w:r>
              <w:t>The Lord thy Sanctifier</w:t>
            </w:r>
          </w:p>
        </w:tc>
        <w:tc>
          <w:tcPr>
            <w:tcW w:w="3500" w:type="dxa"/>
            <w:vAlign w:val="center"/>
          </w:tcPr>
          <w:p w:rsidR="00D8292D" w:rsidRPr="00C40E16" w:rsidRDefault="00D8292D" w:rsidP="00093A3A">
            <w:pPr>
              <w:pStyle w:val="ParagraphNormal"/>
            </w:pPr>
            <w:del w:id="1437" w:author="Stephen Reynolds, Jr." w:date="2013-02-07T14:39:00Z">
              <w:r w:rsidDel="00916314">
                <w:delText>Exodus</w:delText>
              </w:r>
            </w:del>
            <w:ins w:id="1438" w:author="Stephen Reynolds, Jr." w:date="2013-02-07T14:39:00Z">
              <w:r w:rsidR="00916314">
                <w:t>Ex.</w:t>
              </w:r>
            </w:ins>
            <w:r>
              <w:t xml:space="preserve"> 31:13</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Rohi</w:t>
            </w:r>
            <w:proofErr w:type="spellEnd"/>
          </w:p>
        </w:tc>
        <w:tc>
          <w:tcPr>
            <w:tcW w:w="3127" w:type="dxa"/>
          </w:tcPr>
          <w:p w:rsidR="00D8292D" w:rsidRDefault="00D8292D" w:rsidP="00093A3A">
            <w:pPr>
              <w:pStyle w:val="ParagraphNormal"/>
            </w:pPr>
            <w:r>
              <w:t>The Lord my Shepherd</w:t>
            </w:r>
          </w:p>
        </w:tc>
        <w:tc>
          <w:tcPr>
            <w:tcW w:w="3500" w:type="dxa"/>
            <w:vAlign w:val="center"/>
          </w:tcPr>
          <w:p w:rsidR="00D8292D" w:rsidRPr="00C40E16" w:rsidRDefault="00D8292D" w:rsidP="00093A3A">
            <w:pPr>
              <w:pStyle w:val="ParagraphNormal"/>
            </w:pPr>
            <w:r>
              <w:t>Psalm 23:1</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Tsidkenu</w:t>
            </w:r>
            <w:proofErr w:type="spellEnd"/>
          </w:p>
        </w:tc>
        <w:tc>
          <w:tcPr>
            <w:tcW w:w="3127" w:type="dxa"/>
          </w:tcPr>
          <w:p w:rsidR="00D8292D" w:rsidRDefault="00D8292D" w:rsidP="00093A3A">
            <w:pPr>
              <w:pStyle w:val="ParagraphNormal"/>
            </w:pPr>
            <w:r>
              <w:t>The Lord our Righteousness</w:t>
            </w:r>
          </w:p>
        </w:tc>
        <w:tc>
          <w:tcPr>
            <w:tcW w:w="3500" w:type="dxa"/>
            <w:vAlign w:val="center"/>
          </w:tcPr>
          <w:p w:rsidR="00D8292D" w:rsidRPr="00C40E16" w:rsidRDefault="00D8292D" w:rsidP="00093A3A">
            <w:pPr>
              <w:pStyle w:val="ParagraphNormal"/>
            </w:pPr>
            <w:r>
              <w:t>Jeremiah 23:6</w:t>
            </w:r>
          </w:p>
        </w:tc>
      </w:tr>
      <w:tr w:rsidR="00D8292D" w:rsidRPr="00C40E16" w:rsidTr="00D8292D">
        <w:tc>
          <w:tcPr>
            <w:tcW w:w="3813" w:type="dxa"/>
            <w:vAlign w:val="center"/>
          </w:tcPr>
          <w:p w:rsidR="00D8292D" w:rsidRPr="00C40E16" w:rsidRDefault="00D8292D" w:rsidP="00093A3A">
            <w:pPr>
              <w:pStyle w:val="ParagraphNormal"/>
            </w:pPr>
            <w:r>
              <w:t>Jehovah-</w:t>
            </w:r>
            <w:proofErr w:type="spellStart"/>
            <w:r>
              <w:t>Shammah</w:t>
            </w:r>
            <w:proofErr w:type="spellEnd"/>
          </w:p>
        </w:tc>
        <w:tc>
          <w:tcPr>
            <w:tcW w:w="3127" w:type="dxa"/>
          </w:tcPr>
          <w:p w:rsidR="00D8292D" w:rsidRDefault="00D8292D" w:rsidP="00093A3A">
            <w:pPr>
              <w:pStyle w:val="ParagraphNormal"/>
            </w:pPr>
            <w:r>
              <w:t>The Lord Who is Present</w:t>
            </w:r>
          </w:p>
        </w:tc>
        <w:tc>
          <w:tcPr>
            <w:tcW w:w="3500" w:type="dxa"/>
            <w:vAlign w:val="center"/>
          </w:tcPr>
          <w:p w:rsidR="00D8292D" w:rsidRPr="00C40E16" w:rsidRDefault="00522DB1" w:rsidP="00093A3A">
            <w:pPr>
              <w:pStyle w:val="ParagraphNormal"/>
            </w:pPr>
            <w:r>
              <w:t>Ezekiel 48:35</w:t>
            </w:r>
          </w:p>
        </w:tc>
      </w:tr>
      <w:tr w:rsidR="00D8292D" w:rsidRPr="00C40E16" w:rsidTr="00D8292D">
        <w:tc>
          <w:tcPr>
            <w:tcW w:w="3813" w:type="dxa"/>
            <w:vAlign w:val="center"/>
          </w:tcPr>
          <w:p w:rsidR="00D8292D" w:rsidRDefault="00D8292D" w:rsidP="00093A3A">
            <w:pPr>
              <w:pStyle w:val="ParagraphNormal"/>
            </w:pPr>
            <w:r>
              <w:t>Jehovah-</w:t>
            </w:r>
            <w:proofErr w:type="spellStart"/>
            <w:r>
              <w:t>Rapha</w:t>
            </w:r>
            <w:proofErr w:type="spellEnd"/>
          </w:p>
        </w:tc>
        <w:tc>
          <w:tcPr>
            <w:tcW w:w="3127" w:type="dxa"/>
          </w:tcPr>
          <w:p w:rsidR="00D8292D" w:rsidRDefault="00D8292D" w:rsidP="00093A3A">
            <w:pPr>
              <w:pStyle w:val="ParagraphNormal"/>
            </w:pPr>
            <w:r>
              <w:t>The Lord our Healer</w:t>
            </w:r>
          </w:p>
        </w:tc>
        <w:tc>
          <w:tcPr>
            <w:tcW w:w="3500" w:type="dxa"/>
            <w:vAlign w:val="center"/>
          </w:tcPr>
          <w:p w:rsidR="00D8292D" w:rsidRDefault="00522DB1" w:rsidP="00093A3A">
            <w:pPr>
              <w:pStyle w:val="ParagraphNormal"/>
            </w:pPr>
            <w:del w:id="1439" w:author="Stephen Reynolds, Jr." w:date="2013-02-07T14:39:00Z">
              <w:r w:rsidDel="00916314">
                <w:delText>Exodus</w:delText>
              </w:r>
            </w:del>
            <w:ins w:id="1440" w:author="Stephen Reynolds, Jr." w:date="2013-02-07T14:39:00Z">
              <w:r w:rsidR="00916314">
                <w:t>Ex.</w:t>
              </w:r>
            </w:ins>
            <w:r>
              <w:t xml:space="preserve"> 15:26</w:t>
            </w:r>
          </w:p>
        </w:tc>
      </w:tr>
    </w:tbl>
    <w:p w:rsidR="0011440A" w:rsidRDefault="0011440A" w:rsidP="00F7035C"/>
    <w:p w:rsidR="005E6C32" w:rsidRDefault="005E6C32">
      <w:pPr>
        <w:rPr>
          <w:ins w:id="1441" w:author="Stephen Reynolds, Jr." w:date="2013-02-07T16:10:00Z"/>
          <w:rFonts w:ascii="Times New Roman" w:hAnsi="Times New Roman"/>
          <w:b/>
          <w:sz w:val="36"/>
          <w:szCs w:val="24"/>
        </w:rPr>
      </w:pPr>
      <w:ins w:id="1442" w:author="Stephen Reynolds, Jr." w:date="2013-02-07T16:10:00Z">
        <w:r>
          <w:br w:type="page"/>
        </w:r>
      </w:ins>
    </w:p>
    <w:p w:rsidR="0011440A" w:rsidDel="005E6C32" w:rsidRDefault="005E6C32" w:rsidP="005E6C32">
      <w:pPr>
        <w:pStyle w:val="Title"/>
        <w:rPr>
          <w:del w:id="1443" w:author="Stephen Reynolds, Jr." w:date="2013-02-07T16:09:00Z"/>
        </w:rPr>
        <w:pPrChange w:id="1444" w:author="Stephen Reynolds, Jr." w:date="2013-02-07T16:09:00Z">
          <w:pPr/>
        </w:pPrChange>
      </w:pPr>
      <w:ins w:id="1445" w:author="Stephen Reynolds, Jr." w:date="2013-02-07T16:09:00Z">
        <w:r>
          <w:t xml:space="preserve">Final </w:t>
        </w:r>
      </w:ins>
      <w:del w:id="1446" w:author="Stephen Reynolds, Jr." w:date="2013-02-07T16:09:00Z">
        <w:r w:rsidR="0011440A" w:rsidDel="005E6C32">
          <w:br w:type="page"/>
        </w:r>
      </w:del>
    </w:p>
    <w:p w:rsidR="00D8292D" w:rsidDel="005E6C32" w:rsidRDefault="0011440A" w:rsidP="005E6C32">
      <w:pPr>
        <w:pStyle w:val="Title"/>
        <w:rPr>
          <w:del w:id="1447" w:author="Stephen Reynolds, Jr." w:date="2013-02-07T16:08:00Z"/>
        </w:rPr>
        <w:pPrChange w:id="1448" w:author="Stephen Reynolds, Jr." w:date="2013-02-07T16:09:00Z">
          <w:pPr>
            <w:pStyle w:val="Heading2"/>
          </w:pPr>
        </w:pPrChange>
      </w:pPr>
      <w:bookmarkStart w:id="1449" w:name="_Toc338753271"/>
      <w:del w:id="1450" w:author="Stephen Reynolds, Jr." w:date="2013-02-07T16:09:00Z">
        <w:r w:rsidDel="005E6C32">
          <w:delText>Life of Christ Final Exam</w:delText>
        </w:r>
      </w:del>
      <w:bookmarkEnd w:id="1449"/>
    </w:p>
    <w:p w:rsidR="0011440A" w:rsidDel="005E6C32" w:rsidRDefault="0011440A" w:rsidP="005E6C32">
      <w:pPr>
        <w:pStyle w:val="Title"/>
        <w:rPr>
          <w:del w:id="1451" w:author="Stephen Reynolds, Jr." w:date="2013-02-07T16:08:00Z"/>
        </w:rPr>
        <w:pPrChange w:id="1452" w:author="Stephen Reynolds, Jr." w:date="2013-02-07T16:09:00Z">
          <w:pPr>
            <w:pStyle w:val="CenteredParagraph"/>
          </w:pPr>
        </w:pPrChange>
      </w:pPr>
      <w:del w:id="1453" w:author="Stephen Reynolds, Jr." w:date="2013-02-07T16:08:00Z">
        <w:r w:rsidDel="005E6C32">
          <w:delText>You may use your Bible to answer the following Questions!</w:delText>
        </w:r>
      </w:del>
    </w:p>
    <w:p w:rsidR="0011440A" w:rsidDel="005E6C32" w:rsidRDefault="004B0172" w:rsidP="005E6C32">
      <w:pPr>
        <w:pStyle w:val="Title"/>
        <w:rPr>
          <w:del w:id="1454" w:author="Stephen Reynolds, Jr." w:date="2013-02-07T16:08:00Z"/>
        </w:rPr>
        <w:pPrChange w:id="1455" w:author="Stephen Reynolds, Jr." w:date="2013-02-07T16:09:00Z">
          <w:pPr>
            <w:numPr>
              <w:numId w:val="19"/>
            </w:numPr>
            <w:ind w:left="360" w:hanging="360"/>
          </w:pPr>
        </w:pPrChange>
      </w:pPr>
      <w:del w:id="1456" w:author="Stephen Reynolds, Jr." w:date="2013-02-07T16:08:00Z">
        <w:r w:rsidDel="005E6C32">
          <w:delText>Write</w:delText>
        </w:r>
        <w:r w:rsidR="0011440A" w:rsidDel="005E6C32">
          <w:delText xml:space="preserve"> the two verses found in Isaiah 7:14 and Micah 5:2.</w:delText>
        </w:r>
      </w:del>
    </w:p>
    <w:p w:rsidR="0011440A" w:rsidDel="005E6C32" w:rsidRDefault="0011440A" w:rsidP="005E6C32">
      <w:pPr>
        <w:pStyle w:val="Title"/>
        <w:rPr>
          <w:del w:id="1457" w:author="Stephen Reynolds, Jr." w:date="2013-02-07T16:08:00Z"/>
        </w:rPr>
        <w:pPrChange w:id="1458" w:author="Stephen Reynolds, Jr." w:date="2013-02-07T16:09:00Z">
          <w:pPr/>
        </w:pPrChange>
      </w:pPr>
      <w:del w:id="1459" w:author="Stephen Reynolds, Jr." w:date="2013-02-07T16:08:00Z">
        <w:r w:rsidDel="005E6C32">
          <w:delText>Angels appear many times</w:delText>
        </w:r>
        <w:r w:rsidR="00E62566" w:rsidDel="005E6C32">
          <w:delText>. W</w:delText>
        </w:r>
        <w:r w:rsidDel="005E6C32">
          <w:delText>hat</w:delText>
        </w:r>
        <w:r w:rsidR="00E62566" w:rsidDel="005E6C32">
          <w:delText xml:space="preserve"> did the</w:delText>
        </w:r>
        <w:r w:rsidDel="005E6C32">
          <w:delText xml:space="preserve"> ange</w:delText>
        </w:r>
        <w:r w:rsidR="00E62566" w:rsidDel="005E6C32">
          <w:delText>ls do to announce the birth of Christ?</w:delText>
        </w:r>
        <w:r w:rsidDel="005E6C32">
          <w:delText xml:space="preserve"> Luke 2:8-16</w:delText>
        </w:r>
      </w:del>
    </w:p>
    <w:p w:rsidR="0011440A" w:rsidDel="005E6C32" w:rsidRDefault="003E66FE" w:rsidP="005E6C32">
      <w:pPr>
        <w:pStyle w:val="Title"/>
        <w:rPr>
          <w:del w:id="1460" w:author="Stephen Reynolds, Jr." w:date="2013-02-07T16:08:00Z"/>
        </w:rPr>
        <w:pPrChange w:id="1461" w:author="Stephen Reynolds, Jr." w:date="2013-02-07T16:09:00Z">
          <w:pPr/>
        </w:pPrChange>
      </w:pPr>
      <w:del w:id="1462" w:author="Stephen Reynolds, Jr." w:date="2013-02-07T16:08:00Z">
        <w:r w:rsidDel="005E6C32">
          <w:delText>Wise men</w:delText>
        </w:r>
        <w:r w:rsidR="0011440A" w:rsidDel="005E6C32">
          <w:delText xml:space="preserve"> seek the Lord. How many wise men from the East appeared in Jerusalem</w:delText>
        </w:r>
        <w:r w:rsidR="00E62566" w:rsidDel="005E6C32">
          <w:delText>? Matt.</w:delText>
        </w:r>
        <w:r w:rsidR="0011440A" w:rsidDel="005E6C32">
          <w:delText xml:space="preserve"> 2:1,2</w:delText>
        </w:r>
      </w:del>
    </w:p>
    <w:p w:rsidR="0011440A" w:rsidDel="005E6C32" w:rsidRDefault="0011440A" w:rsidP="005E6C32">
      <w:pPr>
        <w:pStyle w:val="Title"/>
        <w:rPr>
          <w:del w:id="1463" w:author="Stephen Reynolds, Jr." w:date="2013-02-07T16:08:00Z"/>
        </w:rPr>
        <w:pPrChange w:id="1464" w:author="Stephen Reynolds, Jr." w:date="2013-02-07T16:09:00Z">
          <w:pPr/>
        </w:pPrChange>
      </w:pPr>
      <w:del w:id="1465" w:author="Stephen Reynolds, Jr." w:date="2013-02-07T16:08:00Z">
        <w:r w:rsidDel="005E6C32">
          <w:delText>Did Mary, Joseph and Jesus go to Egypt at the command of Herod? (Yes or No) Matthew 2:13</w:delText>
        </w:r>
      </w:del>
    </w:p>
    <w:p w:rsidR="0011440A" w:rsidDel="005E6C32" w:rsidRDefault="0011440A" w:rsidP="005E6C32">
      <w:pPr>
        <w:pStyle w:val="Title"/>
        <w:rPr>
          <w:del w:id="1466" w:author="Stephen Reynolds, Jr." w:date="2013-02-07T16:08:00Z"/>
        </w:rPr>
        <w:pPrChange w:id="1467" w:author="Stephen Reynolds, Jr." w:date="2013-02-07T16:09:00Z">
          <w:pPr/>
        </w:pPrChange>
      </w:pPr>
      <w:del w:id="1468" w:author="Stephen Reynolds, Jr." w:date="2013-02-07T16:08:00Z">
        <w:r w:rsidDel="005E6C32">
          <w:delText>At the age of 12 Jesus visited Jerusalem. What was He doing in the temple? Luke 2: 46,47</w:delText>
        </w:r>
      </w:del>
    </w:p>
    <w:p w:rsidR="0011440A" w:rsidDel="005E6C32" w:rsidRDefault="0011440A" w:rsidP="005E6C32">
      <w:pPr>
        <w:pStyle w:val="Title"/>
        <w:rPr>
          <w:del w:id="1469" w:author="Stephen Reynolds, Jr." w:date="2013-02-07T16:08:00Z"/>
        </w:rPr>
        <w:pPrChange w:id="1470" w:author="Stephen Reynolds, Jr." w:date="2013-02-07T16:09:00Z">
          <w:pPr/>
        </w:pPrChange>
      </w:pPr>
      <w:del w:id="1471" w:author="Stephen Reynolds, Jr." w:date="2013-02-07T16:08:00Z">
        <w:r w:rsidDel="005E6C32">
          <w:delText>Was it necessary for John to Baptize Jesus in the river of Jordan? (Yes or No) Why? Matthew 3:15</w:delText>
        </w:r>
      </w:del>
    </w:p>
    <w:p w:rsidR="0011440A" w:rsidDel="005E6C32" w:rsidRDefault="00811E90" w:rsidP="005E6C32">
      <w:pPr>
        <w:pStyle w:val="Title"/>
        <w:rPr>
          <w:del w:id="1472" w:author="Stephen Reynolds, Jr." w:date="2013-02-07T16:08:00Z"/>
        </w:rPr>
        <w:pPrChange w:id="1473" w:author="Stephen Reynolds, Jr." w:date="2013-02-07T16:09:00Z">
          <w:pPr/>
        </w:pPrChange>
      </w:pPr>
      <w:del w:id="1474" w:author="Stephen Reynolds, Jr." w:date="2013-02-07T16:08:00Z">
        <w:r w:rsidDel="005E6C32">
          <w:delText>When Jesus was in the wilderness, How many times did satan tempt Jesus? Matthew 4:1-11</w:delText>
        </w:r>
      </w:del>
    </w:p>
    <w:p w:rsidR="00811E90" w:rsidDel="005E6C32" w:rsidRDefault="00811E90" w:rsidP="005E6C32">
      <w:pPr>
        <w:pStyle w:val="Title"/>
        <w:rPr>
          <w:del w:id="1475" w:author="Stephen Reynolds, Jr." w:date="2013-02-07T16:08:00Z"/>
        </w:rPr>
        <w:pPrChange w:id="1476" w:author="Stephen Reynolds, Jr." w:date="2013-02-07T16:09:00Z">
          <w:pPr/>
        </w:pPrChange>
      </w:pPr>
      <w:del w:id="1477" w:author="Stephen Reynolds, Jr." w:date="2013-02-07T16:08:00Z">
        <w:r w:rsidDel="005E6C32">
          <w:delText>Jesus was not happy when He cleansed the temple. Why? John 2:16</w:delText>
        </w:r>
      </w:del>
    </w:p>
    <w:p w:rsidR="00811E90" w:rsidDel="005E6C32" w:rsidRDefault="00811E90" w:rsidP="005E6C32">
      <w:pPr>
        <w:pStyle w:val="Title"/>
        <w:rPr>
          <w:del w:id="1478" w:author="Stephen Reynolds, Jr." w:date="2013-02-07T16:08:00Z"/>
        </w:rPr>
        <w:pPrChange w:id="1479" w:author="Stephen Reynolds, Jr." w:date="2013-02-07T16:09:00Z">
          <w:pPr/>
        </w:pPrChange>
      </w:pPr>
      <w:del w:id="1480" w:author="Stephen Reynolds, Jr." w:date="2013-02-07T16:08:00Z">
        <w:r w:rsidDel="005E6C32">
          <w:delText xml:space="preserve">What message did Jesus convey to Nicodemus? John 3:3 and Is this message relevant for today? </w:delText>
        </w:r>
      </w:del>
    </w:p>
    <w:p w:rsidR="00811E90" w:rsidDel="005E6C32" w:rsidRDefault="00811E90" w:rsidP="005E6C32">
      <w:pPr>
        <w:pStyle w:val="Title"/>
        <w:rPr>
          <w:del w:id="1481" w:author="Stephen Reynolds, Jr." w:date="2013-02-07T16:08:00Z"/>
        </w:rPr>
        <w:pPrChange w:id="1482" w:author="Stephen Reynolds, Jr." w:date="2013-02-07T16:09:00Z">
          <w:pPr/>
        </w:pPrChange>
      </w:pPr>
      <w:del w:id="1483" w:author="Stephen Reynolds, Jr." w:date="2013-02-07T16:08:00Z">
        <w:r w:rsidDel="005E6C32">
          <w:delText>List the twelve apostles. Matthew 10:2-4</w:delText>
        </w:r>
      </w:del>
    </w:p>
    <w:p w:rsidR="00811E90" w:rsidDel="005E6C32" w:rsidRDefault="00811E90" w:rsidP="005E6C32">
      <w:pPr>
        <w:pStyle w:val="Title"/>
        <w:rPr>
          <w:del w:id="1484" w:author="Stephen Reynolds, Jr." w:date="2013-02-07T16:08:00Z"/>
        </w:rPr>
        <w:pPrChange w:id="1485" w:author="Stephen Reynolds, Jr." w:date="2013-02-07T16:09:00Z">
          <w:pPr/>
        </w:pPrChange>
      </w:pPr>
      <w:del w:id="1486" w:author="Stephen Reynolds, Jr." w:date="2013-02-07T16:08:00Z">
        <w:r w:rsidDel="005E6C32">
          <w:delText>Flesh and blood did not reveal Christ’s person to Peter? Who did then? Matthew 16:17-18</w:delText>
        </w:r>
      </w:del>
    </w:p>
    <w:p w:rsidR="00811E90" w:rsidDel="005E6C32" w:rsidRDefault="00811E90" w:rsidP="005E6C32">
      <w:pPr>
        <w:pStyle w:val="Title"/>
        <w:rPr>
          <w:del w:id="1487" w:author="Stephen Reynolds, Jr." w:date="2013-02-07T16:08:00Z"/>
        </w:rPr>
        <w:pPrChange w:id="1488" w:author="Stephen Reynolds, Jr." w:date="2013-02-07T16:09:00Z">
          <w:pPr/>
        </w:pPrChange>
      </w:pPr>
      <w:del w:id="1489" w:author="Stephen Reynolds, Jr." w:date="2013-02-07T16:08:00Z">
        <w:r w:rsidDel="005E6C32">
          <w:delText>Name the men who were with Jesus on the Mount of Transfiguration. Matthew 7:1-3</w:delText>
        </w:r>
      </w:del>
    </w:p>
    <w:p w:rsidR="00811E90" w:rsidDel="005E6C32" w:rsidRDefault="00811E90" w:rsidP="005E6C32">
      <w:pPr>
        <w:pStyle w:val="Title"/>
        <w:rPr>
          <w:del w:id="1490" w:author="Stephen Reynolds, Jr." w:date="2013-02-07T16:08:00Z"/>
        </w:rPr>
        <w:pPrChange w:id="1491" w:author="Stephen Reynolds, Jr." w:date="2013-02-07T16:09:00Z">
          <w:pPr/>
        </w:pPrChange>
      </w:pPr>
      <w:del w:id="1492" w:author="Stephen Reynolds, Jr." w:date="2013-02-07T16:08:00Z">
        <w:r w:rsidDel="005E6C32">
          <w:delText>What animal was used by Jesus as He rode into Jerusalem to celebrate the feast.  John 12:14,15</w:delText>
        </w:r>
      </w:del>
    </w:p>
    <w:p w:rsidR="00811E90" w:rsidDel="005E6C32" w:rsidRDefault="00811E90" w:rsidP="005E6C32">
      <w:pPr>
        <w:pStyle w:val="Title"/>
        <w:rPr>
          <w:del w:id="1493" w:author="Stephen Reynolds, Jr." w:date="2013-02-07T16:08:00Z"/>
        </w:rPr>
        <w:pPrChange w:id="1494" w:author="Stephen Reynolds, Jr." w:date="2013-02-07T16:09:00Z">
          <w:pPr/>
        </w:pPrChange>
      </w:pPr>
      <w:del w:id="1495" w:author="Stephen Reynolds, Jr." w:date="2013-02-07T16:08:00Z">
        <w:r w:rsidDel="005E6C32">
          <w:delText>Why did Jesus weep two different times?  Luke 19:41; Matthew 23:37-39</w:delText>
        </w:r>
      </w:del>
    </w:p>
    <w:p w:rsidR="00811E90" w:rsidDel="005E6C32" w:rsidRDefault="00811E90" w:rsidP="005E6C32">
      <w:pPr>
        <w:pStyle w:val="Title"/>
        <w:rPr>
          <w:del w:id="1496" w:author="Stephen Reynolds, Jr." w:date="2013-02-07T16:08:00Z"/>
        </w:rPr>
        <w:pPrChange w:id="1497" w:author="Stephen Reynolds, Jr." w:date="2013-02-07T16:09:00Z">
          <w:pPr/>
        </w:pPrChange>
      </w:pPr>
      <w:del w:id="1498" w:author="Stephen Reynolds, Jr." w:date="2013-02-07T16:08:00Z">
        <w:r w:rsidDel="005E6C32">
          <w:delText>In the Upper Room, Jesus had the last Passover with His disciples. Where there instructions given to His followers? (Yes or No) John 13-17</w:delText>
        </w:r>
      </w:del>
    </w:p>
    <w:p w:rsidR="00811E90" w:rsidDel="005E6C32" w:rsidRDefault="00811E90" w:rsidP="005E6C32">
      <w:pPr>
        <w:pStyle w:val="Title"/>
        <w:rPr>
          <w:del w:id="1499" w:author="Stephen Reynolds, Jr." w:date="2013-02-07T16:08:00Z"/>
        </w:rPr>
        <w:pPrChange w:id="1500" w:author="Stephen Reynolds, Jr." w:date="2013-02-07T16:09:00Z">
          <w:pPr/>
        </w:pPrChange>
      </w:pPr>
      <w:del w:id="1501" w:author="Stephen Reynolds, Jr." w:date="2013-02-07T16:08:00Z">
        <w:r w:rsidDel="005E6C32">
          <w:delText>Gethsemane (“Olive Press”) was a place of prayer that Jesus often visited. Give the essence of His final prayer in Gethsemane. Luke 22:42</w:delText>
        </w:r>
      </w:del>
    </w:p>
    <w:p w:rsidR="00811E90" w:rsidDel="005E6C32" w:rsidRDefault="00811E90" w:rsidP="005E6C32">
      <w:pPr>
        <w:pStyle w:val="Title"/>
        <w:rPr>
          <w:del w:id="1502" w:author="Stephen Reynolds, Jr." w:date="2013-02-07T16:08:00Z"/>
        </w:rPr>
        <w:pPrChange w:id="1503" w:author="Stephen Reynolds, Jr." w:date="2013-02-07T16:09:00Z">
          <w:pPr/>
        </w:pPrChange>
      </w:pPr>
      <w:del w:id="1504" w:author="Stephen Reynolds, Jr." w:date="2013-02-07T16:08:00Z">
        <w:r w:rsidDel="005E6C32">
          <w:delText>Jesus had seven trials before He was convicted of Loving the world too much! Explain briefly what happened in these verses: John 18:12-14.</w:delText>
        </w:r>
      </w:del>
    </w:p>
    <w:p w:rsidR="00811E90" w:rsidDel="005E6C32" w:rsidRDefault="00811E90" w:rsidP="005E6C32">
      <w:pPr>
        <w:pStyle w:val="Title"/>
        <w:rPr>
          <w:del w:id="1505" w:author="Stephen Reynolds, Jr." w:date="2013-02-07T16:08:00Z"/>
        </w:rPr>
        <w:pPrChange w:id="1506" w:author="Stephen Reynolds, Jr." w:date="2013-02-07T16:09:00Z">
          <w:pPr/>
        </w:pPrChange>
      </w:pPr>
      <w:del w:id="1507" w:author="Stephen Reynolds, Jr." w:date="2013-02-07T16:08:00Z">
        <w:r w:rsidDel="005E6C32">
          <w:delText>As Jesus hung upon the cross, He spoke seven statements. What did he say in Matthew 27:46?</w:delText>
        </w:r>
      </w:del>
    </w:p>
    <w:p w:rsidR="00811E90" w:rsidDel="005E6C32" w:rsidRDefault="00E62566" w:rsidP="005E6C32">
      <w:pPr>
        <w:pStyle w:val="Title"/>
        <w:rPr>
          <w:del w:id="1508" w:author="Stephen Reynolds, Jr." w:date="2013-02-07T16:08:00Z"/>
        </w:rPr>
        <w:pPrChange w:id="1509" w:author="Stephen Reynolds, Jr." w:date="2013-02-07T16:09:00Z">
          <w:pPr/>
        </w:pPrChange>
      </w:pPr>
      <w:del w:id="1510" w:author="Stephen Reynolds, Jr." w:date="2013-02-07T16:08:00Z">
        <w:r w:rsidDel="005E6C32">
          <w:delText xml:space="preserve">There </w:delText>
        </w:r>
        <w:r w:rsidR="00811E90" w:rsidDel="005E6C32">
          <w:delText>were 10 appearances of Christ recorded in the Gospels</w:delText>
        </w:r>
        <w:r w:rsidDel="005E6C32">
          <w:delText xml:space="preserve"> after His resurrection</w:delText>
        </w:r>
        <w:r w:rsidR="00811E90" w:rsidDel="005E6C32">
          <w:delText>. What happened to you when the Resurrected Christ appeared to you for the first time? Did He capture your heart? (Yes or No and ELABORATE)</w:delText>
        </w:r>
      </w:del>
    </w:p>
    <w:p w:rsidR="00396E8D" w:rsidDel="005E6C32" w:rsidRDefault="00396E8D" w:rsidP="005E6C32">
      <w:pPr>
        <w:pStyle w:val="Title"/>
        <w:rPr>
          <w:del w:id="1511" w:author="Stephen Reynolds, Jr." w:date="2013-02-07T16:08:00Z"/>
        </w:rPr>
        <w:pPrChange w:id="1512" w:author="Stephen Reynolds, Jr." w:date="2013-02-07T16:09:00Z">
          <w:pPr/>
        </w:pPrChange>
      </w:pPr>
      <w:del w:id="1513" w:author="Stephen Reynolds, Jr." w:date="2013-02-07T16:08:00Z">
        <w:r w:rsidDel="005E6C32">
          <w:delText>The ascension of Christ gives us a beautiful picture of His exaltation. (Yes or No) Mark 16:19 He is now at the throne of God ready to intercede for all your needs.</w:delText>
        </w:r>
      </w:del>
    </w:p>
    <w:p w:rsidR="00396E8D" w:rsidRPr="005E6C32" w:rsidDel="005E6C32" w:rsidRDefault="00396E8D" w:rsidP="005E6C32">
      <w:pPr>
        <w:pStyle w:val="Title"/>
        <w:rPr>
          <w:del w:id="1514" w:author="Stephen Reynolds, Jr." w:date="2013-02-07T16:08:00Z"/>
          <w:rPrChange w:id="1515" w:author="Stephen Reynolds, Jr." w:date="2013-02-07T16:08:00Z">
            <w:rPr>
              <w:del w:id="1516" w:author="Stephen Reynolds, Jr." w:date="2013-02-07T16:08:00Z"/>
            </w:rPr>
          </w:rPrChange>
        </w:rPr>
        <w:pPrChange w:id="1517" w:author="Stephen Reynolds, Jr." w:date="2013-02-07T16:09:00Z">
          <w:pPr>
            <w:pStyle w:val="ParagraphNormal"/>
          </w:pPr>
        </w:pPrChange>
      </w:pPr>
    </w:p>
    <w:p w:rsidR="00396E8D" w:rsidRDefault="00396E8D" w:rsidP="005E6C32">
      <w:pPr>
        <w:pStyle w:val="Title"/>
        <w:rPr>
          <w:ins w:id="1518" w:author="Stephen Reynolds, Jr." w:date="2013-02-07T15:02:00Z"/>
        </w:rPr>
        <w:pPrChange w:id="1519" w:author="Stephen Reynolds, Jr." w:date="2013-02-07T16:09:00Z">
          <w:pPr>
            <w:pStyle w:val="ParagraphNormal"/>
          </w:pPr>
        </w:pPrChange>
      </w:pPr>
      <w:del w:id="1520" w:author="Stephen Reynolds, Jr." w:date="2013-02-07T16:08:00Z">
        <w:r w:rsidDel="005E6C32">
          <w:delText xml:space="preserve">Does your heart burn within you as you consider the Gospel in the Gospels? (Luke 24:32) Do you still get excited about Jesus? Keep that flame burning within your heart </w:delText>
        </w:r>
        <w:r w:rsidR="004B0172" w:rsidDel="005E6C32">
          <w:delText>!</w:delText>
        </w:r>
      </w:del>
      <w:ins w:id="1521" w:author="Stephen Reynolds, Jr." w:date="2013-02-07T15:02:00Z">
        <w:r w:rsidR="00186D38">
          <w:t>Exam</w:t>
        </w:r>
      </w:ins>
    </w:p>
    <w:p w:rsidR="005E6C32" w:rsidRDefault="005E6C32" w:rsidP="00A43088">
      <w:pPr>
        <w:pStyle w:val="SQBibleAtlas"/>
        <w:numPr>
          <w:ilvl w:val="0"/>
          <w:numId w:val="0"/>
        </w:numPr>
        <w:rPr>
          <w:ins w:id="1522" w:author="Stephen Reynolds, Jr." w:date="2013-02-07T16:10:00Z"/>
        </w:rPr>
        <w:pPrChange w:id="1523" w:author="Stephen Reynolds, Jr." w:date="2013-02-07T15:44:00Z">
          <w:pPr>
            <w:pStyle w:val="SQBibleAtlas"/>
          </w:pPr>
        </w:pPrChange>
      </w:pPr>
    </w:p>
    <w:p w:rsidR="000E1621" w:rsidRDefault="000E1621" w:rsidP="00A43088">
      <w:pPr>
        <w:pStyle w:val="SQBibleAtlas"/>
        <w:numPr>
          <w:ilvl w:val="0"/>
          <w:numId w:val="0"/>
        </w:numPr>
        <w:rPr>
          <w:ins w:id="1524" w:author="Stephen Reynolds, Jr." w:date="2013-02-07T15:07:00Z"/>
        </w:rPr>
        <w:pPrChange w:id="1525" w:author="Stephen Reynolds, Jr." w:date="2013-02-07T15:44:00Z">
          <w:pPr>
            <w:pStyle w:val="SQBibleAtlas"/>
          </w:pPr>
        </w:pPrChange>
      </w:pPr>
      <w:ins w:id="1526" w:author="Stephen Reynolds, Jr." w:date="2013-02-07T15:07:00Z">
        <w:r>
          <w:t xml:space="preserve">Number </w:t>
        </w:r>
        <w:proofErr w:type="gramStart"/>
        <w:r>
          <w:t>the  Following</w:t>
        </w:r>
        <w:proofErr w:type="gramEnd"/>
        <w:r>
          <w:t xml:space="preserve"> </w:t>
        </w:r>
      </w:ins>
      <w:ins w:id="1527" w:author="Stephen Reynolds, Jr." w:date="2013-02-07T15:47:00Z">
        <w:r w:rsidR="0013408D">
          <w:t>1</w:t>
        </w:r>
      </w:ins>
      <w:ins w:id="1528" w:author="Stephen Reynolds, Jr." w:date="2013-02-07T15:49:00Z">
        <w:r w:rsidR="0013408D">
          <w:t>1</w:t>
        </w:r>
      </w:ins>
      <w:ins w:id="1529" w:author="Stephen Reynolds, Jr." w:date="2013-02-07T15:47:00Z">
        <w:r w:rsidR="00A43088">
          <w:t xml:space="preserve"> </w:t>
        </w:r>
      </w:ins>
      <w:ins w:id="1530" w:author="Stephen Reynolds, Jr." w:date="2013-02-07T15:07:00Z">
        <w:r>
          <w:t xml:space="preserve">Events in the Life of </w:t>
        </w:r>
      </w:ins>
      <w:ins w:id="1531" w:author="Stephen Reynolds, Jr." w:date="2013-02-07T15:08:00Z">
        <w:r>
          <w:t>Jesus</w:t>
        </w:r>
      </w:ins>
      <w:ins w:id="1532" w:author="Stephen Reynolds, Jr." w:date="2013-02-07T15:07:00Z">
        <w:r>
          <w:t xml:space="preserve"> </w:t>
        </w:r>
      </w:ins>
      <w:ins w:id="1533" w:author="Stephen Reynolds, Jr." w:date="2013-02-07T15:08:00Z">
        <w:r>
          <w:t>in the Order they took place:</w:t>
        </w:r>
      </w:ins>
      <w:ins w:id="1534" w:author="Stephen Reynolds, Jr." w:date="2013-02-07T15:07:00Z">
        <w:r>
          <w:tab/>
        </w:r>
        <w:r>
          <w:tab/>
        </w:r>
        <w:r>
          <w:tab/>
        </w:r>
        <w:r>
          <w:tab/>
        </w:r>
        <w:r>
          <w:tab/>
        </w:r>
        <w:r>
          <w:tab/>
        </w:r>
        <w:r>
          <w:tab/>
        </w:r>
        <w:r>
          <w:tab/>
        </w:r>
      </w:ins>
    </w:p>
    <w:p w:rsidR="0013408D" w:rsidRDefault="0013408D" w:rsidP="00A43088">
      <w:pPr>
        <w:pStyle w:val="SQBibleAtlas"/>
        <w:numPr>
          <w:ilvl w:val="0"/>
          <w:numId w:val="55"/>
        </w:numPr>
        <w:ind w:left="360"/>
        <w:rPr>
          <w:ins w:id="1535" w:author="Stephen Reynolds, Jr." w:date="2013-02-07T15:48:00Z"/>
        </w:rPr>
        <w:pPrChange w:id="1536" w:author="Stephen Reynolds, Jr." w:date="2013-02-07T15:47:00Z">
          <w:pPr>
            <w:pStyle w:val="SQBibleAtlas"/>
          </w:pPr>
        </w:pPrChange>
      </w:pPr>
      <w:ins w:id="1537" w:author="Stephen Reynolds, Jr." w:date="2013-02-07T15:48:00Z">
        <w:r>
          <w:t>__________</w:t>
        </w:r>
        <w:r w:rsidRPr="00C35BBD">
          <w:t xml:space="preserve">Weeping over Jerusalem </w:t>
        </w:r>
        <w:r w:rsidRPr="0013408D">
          <w:rPr>
            <w:color w:val="FFFFFF" w:themeColor="background1"/>
            <w:u w:val="single"/>
            <w:rPrChange w:id="1538" w:author="Stephen Reynolds, Jr." w:date="2013-02-07T15:50:00Z">
              <w:rPr/>
            </w:rPrChange>
          </w:rPr>
          <w:t>[10]</w:t>
        </w:r>
        <w:r w:rsidRPr="0013408D">
          <w:rPr>
            <w:color w:val="FFFFFF" w:themeColor="background1"/>
            <w:u w:val="single"/>
            <w:rPrChange w:id="1539" w:author="Stephen Reynolds, Jr." w:date="2013-02-07T15:50:00Z">
              <w:rPr/>
            </w:rPrChange>
          </w:rPr>
          <w:tab/>
        </w:r>
      </w:ins>
    </w:p>
    <w:p w:rsidR="000E1621" w:rsidRPr="00A43088" w:rsidRDefault="0013408D" w:rsidP="0013408D">
      <w:pPr>
        <w:pStyle w:val="SQBibleAtlas"/>
        <w:numPr>
          <w:ilvl w:val="0"/>
          <w:numId w:val="55"/>
        </w:numPr>
        <w:ind w:left="360"/>
        <w:rPr>
          <w:ins w:id="1540" w:author="Stephen Reynolds, Jr." w:date="2013-02-07T15:07:00Z"/>
          <w:rPrChange w:id="1541" w:author="Stephen Reynolds, Jr." w:date="2013-02-07T15:46:00Z">
            <w:rPr>
              <w:ins w:id="1542" w:author="Stephen Reynolds, Jr." w:date="2013-02-07T15:07:00Z"/>
            </w:rPr>
          </w:rPrChange>
        </w:rPr>
        <w:pPrChange w:id="1543" w:author="Stephen Reynolds, Jr." w:date="2013-02-07T15:49:00Z">
          <w:pPr>
            <w:pStyle w:val="SQBibleAtlas"/>
          </w:pPr>
        </w:pPrChange>
      </w:pPr>
      <w:ins w:id="1544" w:author="Stephen Reynolds, Jr." w:date="2013-02-07T15:47:00Z">
        <w:r>
          <w:t>__________</w:t>
        </w:r>
        <w:r w:rsidRPr="00C35BBD">
          <w:t xml:space="preserve">Flight into Egypt </w:t>
        </w:r>
        <w:r w:rsidRPr="0013408D">
          <w:rPr>
            <w:color w:val="FFFFFF" w:themeColor="background1"/>
            <w:u w:val="single"/>
            <w:rPrChange w:id="1545" w:author="Stephen Reynolds, Jr." w:date="2013-02-07T15:50:00Z">
              <w:rPr/>
            </w:rPrChange>
          </w:rPr>
          <w:t>[2]</w:t>
        </w:r>
        <w:r w:rsidRPr="00C35BBD">
          <w:tab/>
        </w:r>
      </w:ins>
    </w:p>
    <w:p w:rsidR="000E1621" w:rsidRPr="00A43088" w:rsidRDefault="0013408D" w:rsidP="00A43088">
      <w:pPr>
        <w:pStyle w:val="SQBibleAtlas"/>
        <w:ind w:left="360"/>
        <w:rPr>
          <w:ins w:id="1546" w:author="Stephen Reynolds, Jr." w:date="2013-02-07T15:07:00Z"/>
          <w:rPrChange w:id="1547" w:author="Stephen Reynolds, Jr." w:date="2013-02-07T15:46:00Z">
            <w:rPr>
              <w:ins w:id="1548" w:author="Stephen Reynolds, Jr." w:date="2013-02-07T15:07:00Z"/>
            </w:rPr>
          </w:rPrChange>
        </w:rPr>
        <w:pPrChange w:id="1549" w:author="Stephen Reynolds, Jr." w:date="2013-02-07T15:47:00Z">
          <w:pPr>
            <w:pStyle w:val="SQBibleAtlas"/>
          </w:pPr>
        </w:pPrChange>
      </w:pPr>
      <w:ins w:id="1550" w:author="Stephen Reynolds, Jr." w:date="2013-02-07T15:47:00Z">
        <w:r>
          <w:t>__________</w:t>
        </w:r>
        <w:r w:rsidRPr="00C35BBD">
          <w:t xml:space="preserve">In Gethsemane </w:t>
        </w:r>
        <w:r w:rsidRPr="0013408D">
          <w:rPr>
            <w:color w:val="FFFFFF" w:themeColor="background1"/>
            <w:u w:val="single"/>
            <w:rPrChange w:id="1551" w:author="Stephen Reynolds, Jr." w:date="2013-02-07T15:50:00Z">
              <w:rPr/>
            </w:rPrChange>
          </w:rPr>
          <w:t>[11]</w:t>
        </w:r>
        <w:r w:rsidRPr="00C35BBD">
          <w:tab/>
        </w:r>
      </w:ins>
      <w:ins w:id="1552" w:author="Stephen Reynolds, Jr." w:date="2013-02-07T15:07:00Z">
        <w:r w:rsidR="000E1621" w:rsidRPr="00A43088">
          <w:rPr>
            <w:rPrChange w:id="1553" w:author="Stephen Reynolds, Jr." w:date="2013-02-07T15:46:00Z">
              <w:rPr/>
            </w:rPrChange>
          </w:rPr>
          <w:tab/>
        </w:r>
        <w:r w:rsidR="000E1621" w:rsidRPr="00A43088">
          <w:rPr>
            <w:rPrChange w:id="1554" w:author="Stephen Reynolds, Jr." w:date="2013-02-07T15:46:00Z">
              <w:rPr/>
            </w:rPrChange>
          </w:rPr>
          <w:tab/>
        </w:r>
        <w:r w:rsidR="000E1621" w:rsidRPr="00A43088">
          <w:rPr>
            <w:rPrChange w:id="1555" w:author="Stephen Reynolds, Jr." w:date="2013-02-07T15:46:00Z">
              <w:rPr/>
            </w:rPrChange>
          </w:rPr>
          <w:tab/>
        </w:r>
        <w:r w:rsidR="000E1621" w:rsidRPr="00A43088">
          <w:rPr>
            <w:rPrChange w:id="1556" w:author="Stephen Reynolds, Jr." w:date="2013-02-07T15:46:00Z">
              <w:rPr/>
            </w:rPrChange>
          </w:rPr>
          <w:tab/>
        </w:r>
      </w:ins>
    </w:p>
    <w:p w:rsidR="000E1621" w:rsidRPr="00A43088" w:rsidRDefault="00A43088" w:rsidP="00A43088">
      <w:pPr>
        <w:pStyle w:val="SQBibleAtlas"/>
        <w:ind w:left="360"/>
        <w:rPr>
          <w:ins w:id="1557" w:author="Stephen Reynolds, Jr." w:date="2013-02-07T15:07:00Z"/>
          <w:rPrChange w:id="1558" w:author="Stephen Reynolds, Jr." w:date="2013-02-07T15:46:00Z">
            <w:rPr>
              <w:ins w:id="1559" w:author="Stephen Reynolds, Jr." w:date="2013-02-07T15:07:00Z"/>
            </w:rPr>
          </w:rPrChange>
        </w:rPr>
        <w:pPrChange w:id="1560" w:author="Stephen Reynolds, Jr." w:date="2013-02-07T15:47:00Z">
          <w:pPr>
            <w:pStyle w:val="SQBibleAtlas"/>
          </w:pPr>
        </w:pPrChange>
      </w:pPr>
      <w:ins w:id="1561" w:author="Stephen Reynolds, Jr." w:date="2013-02-07T15:46:00Z">
        <w:r>
          <w:t>__________</w:t>
        </w:r>
      </w:ins>
      <w:ins w:id="1562" w:author="Stephen Reynolds, Jr." w:date="2013-02-07T15:07:00Z">
        <w:r w:rsidR="000E1621" w:rsidRPr="00A43088">
          <w:rPr>
            <w:rPrChange w:id="1563" w:author="Stephen Reynolds, Jr." w:date="2013-02-07T15:46:00Z">
              <w:rPr/>
            </w:rPrChange>
          </w:rPr>
          <w:t>Temple visit at age twelve</w:t>
        </w:r>
      </w:ins>
      <w:ins w:id="1564" w:author="Stephen Reynolds, Jr." w:date="2013-02-07T15:15:00Z">
        <w:r w:rsidR="00CF30ED" w:rsidRPr="00A43088">
          <w:rPr>
            <w:rPrChange w:id="1565" w:author="Stephen Reynolds, Jr." w:date="2013-02-07T15:46:00Z">
              <w:rPr/>
            </w:rPrChange>
          </w:rPr>
          <w:t xml:space="preserve"> </w:t>
        </w:r>
        <w:r w:rsidR="00C07F11" w:rsidRPr="0013408D">
          <w:rPr>
            <w:color w:val="FFFFFF" w:themeColor="background1"/>
            <w:u w:val="single"/>
            <w:rPrChange w:id="1566" w:author="Stephen Reynolds, Jr." w:date="2013-02-07T15:50:00Z">
              <w:rPr/>
            </w:rPrChange>
          </w:rPr>
          <w:t>[</w:t>
        </w:r>
      </w:ins>
      <w:ins w:id="1567" w:author="Stephen Reynolds, Jr." w:date="2013-02-07T15:44:00Z">
        <w:r w:rsidRPr="0013408D">
          <w:rPr>
            <w:color w:val="FFFFFF" w:themeColor="background1"/>
            <w:u w:val="single"/>
            <w:rPrChange w:id="1568" w:author="Stephen Reynolds, Jr." w:date="2013-02-07T15:50:00Z">
              <w:rPr/>
            </w:rPrChange>
          </w:rPr>
          <w:t>3</w:t>
        </w:r>
      </w:ins>
      <w:ins w:id="1569" w:author="Stephen Reynolds, Jr." w:date="2013-02-07T15:15:00Z">
        <w:r w:rsidR="00CF30ED" w:rsidRPr="0013408D">
          <w:rPr>
            <w:color w:val="FFFFFF" w:themeColor="background1"/>
            <w:u w:val="single"/>
            <w:rPrChange w:id="1570" w:author="Stephen Reynolds, Jr." w:date="2013-02-07T15:50:00Z">
              <w:rPr/>
            </w:rPrChange>
          </w:rPr>
          <w:t>]</w:t>
        </w:r>
      </w:ins>
      <w:ins w:id="1571" w:author="Stephen Reynolds, Jr." w:date="2013-02-07T15:07:00Z">
        <w:r w:rsidR="000E1621" w:rsidRPr="0013408D">
          <w:rPr>
            <w:color w:val="FFFFFF" w:themeColor="background1"/>
            <w:u w:val="single"/>
            <w:rPrChange w:id="1572" w:author="Stephen Reynolds, Jr." w:date="2013-02-07T15:50:00Z">
              <w:rPr/>
            </w:rPrChange>
          </w:rPr>
          <w:tab/>
        </w:r>
        <w:r w:rsidR="000E1621" w:rsidRPr="00A43088">
          <w:rPr>
            <w:rPrChange w:id="1573" w:author="Stephen Reynolds, Jr." w:date="2013-02-07T15:46:00Z">
              <w:rPr/>
            </w:rPrChange>
          </w:rPr>
          <w:tab/>
        </w:r>
        <w:r w:rsidR="000E1621" w:rsidRPr="00A43088">
          <w:rPr>
            <w:rPrChange w:id="1574" w:author="Stephen Reynolds, Jr." w:date="2013-02-07T15:46:00Z">
              <w:rPr/>
            </w:rPrChange>
          </w:rPr>
          <w:tab/>
        </w:r>
      </w:ins>
    </w:p>
    <w:p w:rsidR="000E1621" w:rsidRPr="00A43088" w:rsidRDefault="0013408D" w:rsidP="00A43088">
      <w:pPr>
        <w:pStyle w:val="SQBibleAtlas"/>
        <w:ind w:left="360"/>
        <w:rPr>
          <w:ins w:id="1575" w:author="Stephen Reynolds, Jr." w:date="2013-02-07T15:07:00Z"/>
          <w:rPrChange w:id="1576" w:author="Stephen Reynolds, Jr." w:date="2013-02-07T15:46:00Z">
            <w:rPr>
              <w:ins w:id="1577" w:author="Stephen Reynolds, Jr." w:date="2013-02-07T15:07:00Z"/>
            </w:rPr>
          </w:rPrChange>
        </w:rPr>
        <w:pPrChange w:id="1578" w:author="Stephen Reynolds, Jr." w:date="2013-02-07T15:47:00Z">
          <w:pPr>
            <w:pStyle w:val="SQBibleAtlas"/>
          </w:pPr>
        </w:pPrChange>
      </w:pPr>
      <w:ins w:id="1579" w:author="Stephen Reynolds, Jr." w:date="2013-02-07T15:48:00Z">
        <w:r>
          <w:t>__________</w:t>
        </w:r>
        <w:r w:rsidRPr="00C35BBD">
          <w:t xml:space="preserve">Imprisonment and execution of John </w:t>
        </w:r>
        <w:r w:rsidRPr="0013408D">
          <w:rPr>
            <w:color w:val="FFFFFF" w:themeColor="background1"/>
            <w:u w:val="single"/>
            <w:rPrChange w:id="1580" w:author="Stephen Reynolds, Jr." w:date="2013-02-07T15:50:00Z">
              <w:rPr/>
            </w:rPrChange>
          </w:rPr>
          <w:t>[8]</w:t>
        </w:r>
      </w:ins>
      <w:ins w:id="1581" w:author="Stephen Reynolds, Jr." w:date="2013-02-07T15:07:00Z">
        <w:r w:rsidR="000E1621" w:rsidRPr="00A43088">
          <w:rPr>
            <w:rPrChange w:id="1582" w:author="Stephen Reynolds, Jr." w:date="2013-02-07T15:46:00Z">
              <w:rPr/>
            </w:rPrChange>
          </w:rPr>
          <w:tab/>
        </w:r>
        <w:r w:rsidR="000E1621" w:rsidRPr="00A43088">
          <w:rPr>
            <w:rPrChange w:id="1583" w:author="Stephen Reynolds, Jr." w:date="2013-02-07T15:46:00Z">
              <w:rPr/>
            </w:rPrChange>
          </w:rPr>
          <w:tab/>
        </w:r>
        <w:r w:rsidR="000E1621" w:rsidRPr="00A43088">
          <w:rPr>
            <w:rPrChange w:id="1584" w:author="Stephen Reynolds, Jr." w:date="2013-02-07T15:46:00Z">
              <w:rPr/>
            </w:rPrChange>
          </w:rPr>
          <w:tab/>
        </w:r>
        <w:r w:rsidR="000E1621" w:rsidRPr="00A43088">
          <w:rPr>
            <w:rPrChange w:id="1585" w:author="Stephen Reynolds, Jr." w:date="2013-02-07T15:46:00Z">
              <w:rPr/>
            </w:rPrChange>
          </w:rPr>
          <w:tab/>
        </w:r>
      </w:ins>
    </w:p>
    <w:p w:rsidR="000E1621" w:rsidRPr="00A43088" w:rsidRDefault="00A43088" w:rsidP="0013408D">
      <w:pPr>
        <w:pStyle w:val="SQBibleAtlas"/>
        <w:ind w:left="360"/>
        <w:rPr>
          <w:ins w:id="1586" w:author="Stephen Reynolds, Jr." w:date="2013-02-07T15:07:00Z"/>
          <w:rPrChange w:id="1587" w:author="Stephen Reynolds, Jr." w:date="2013-02-07T15:46:00Z">
            <w:rPr>
              <w:ins w:id="1588" w:author="Stephen Reynolds, Jr." w:date="2013-02-07T15:07:00Z"/>
            </w:rPr>
          </w:rPrChange>
        </w:rPr>
        <w:pPrChange w:id="1589" w:author="Stephen Reynolds, Jr." w:date="2013-02-07T15:49:00Z">
          <w:pPr>
            <w:pStyle w:val="SQBibleAtlas"/>
          </w:pPr>
        </w:pPrChange>
      </w:pPr>
      <w:ins w:id="1590" w:author="Stephen Reynolds, Jr." w:date="2013-02-07T15:46:00Z">
        <w:r>
          <w:t>__________</w:t>
        </w:r>
      </w:ins>
      <w:ins w:id="1591" w:author="Stephen Reynolds, Jr." w:date="2013-02-07T15:07:00Z">
        <w:r w:rsidR="000E1621" w:rsidRPr="00A43088">
          <w:rPr>
            <w:rPrChange w:id="1592" w:author="Stephen Reynolds, Jr." w:date="2013-02-07T15:46:00Z">
              <w:rPr/>
            </w:rPrChange>
          </w:rPr>
          <w:t>His temptation</w:t>
        </w:r>
      </w:ins>
      <w:ins w:id="1593" w:author="Stephen Reynolds, Jr." w:date="2013-02-07T15:15:00Z">
        <w:r w:rsidR="00CF30ED" w:rsidRPr="00A43088">
          <w:rPr>
            <w:rPrChange w:id="1594" w:author="Stephen Reynolds, Jr." w:date="2013-02-07T15:46:00Z">
              <w:rPr/>
            </w:rPrChange>
          </w:rPr>
          <w:t xml:space="preserve"> </w:t>
        </w:r>
        <w:r w:rsidR="00C07F11" w:rsidRPr="0013408D">
          <w:rPr>
            <w:color w:val="FFFFFF" w:themeColor="background1"/>
            <w:rPrChange w:id="1595" w:author="Stephen Reynolds, Jr." w:date="2013-02-07T15:50:00Z">
              <w:rPr/>
            </w:rPrChange>
          </w:rPr>
          <w:t>[</w:t>
        </w:r>
      </w:ins>
      <w:ins w:id="1596" w:author="Stephen Reynolds, Jr." w:date="2013-02-07T15:45:00Z">
        <w:r w:rsidRPr="0013408D">
          <w:rPr>
            <w:color w:val="FFFFFF" w:themeColor="background1"/>
            <w:u w:val="single"/>
            <w:rPrChange w:id="1597" w:author="Stephen Reynolds, Jr." w:date="2013-02-07T15:50:00Z">
              <w:rPr/>
            </w:rPrChange>
          </w:rPr>
          <w:t>5</w:t>
        </w:r>
      </w:ins>
      <w:ins w:id="1598" w:author="Stephen Reynolds, Jr." w:date="2013-02-07T15:15:00Z">
        <w:r w:rsidR="00CF30ED" w:rsidRPr="0013408D">
          <w:rPr>
            <w:color w:val="FFFFFF" w:themeColor="background1"/>
            <w:u w:val="single"/>
            <w:rPrChange w:id="1599" w:author="Stephen Reynolds, Jr." w:date="2013-02-07T15:50:00Z">
              <w:rPr/>
            </w:rPrChange>
          </w:rPr>
          <w:t>]</w:t>
        </w:r>
      </w:ins>
    </w:p>
    <w:p w:rsidR="0013408D" w:rsidRDefault="00A43088" w:rsidP="0013408D">
      <w:pPr>
        <w:pStyle w:val="SQBibleAtlas"/>
        <w:ind w:left="360"/>
        <w:rPr>
          <w:ins w:id="1600" w:author="Stephen Reynolds, Jr." w:date="2013-02-07T15:49:00Z"/>
        </w:rPr>
        <w:pPrChange w:id="1601" w:author="Stephen Reynolds, Jr." w:date="2013-02-07T15:48:00Z">
          <w:pPr>
            <w:pStyle w:val="SQBibleAtlas"/>
          </w:pPr>
        </w:pPrChange>
      </w:pPr>
      <w:ins w:id="1602" w:author="Stephen Reynolds, Jr." w:date="2013-02-07T15:46:00Z">
        <w:r>
          <w:t>__________</w:t>
        </w:r>
      </w:ins>
      <w:ins w:id="1603" w:author="Stephen Reynolds, Jr." w:date="2013-02-07T15:07:00Z">
        <w:r w:rsidR="000E1621" w:rsidRPr="00A43088">
          <w:rPr>
            <w:rPrChange w:id="1604" w:author="Stephen Reynolds, Jr." w:date="2013-02-07T15:46:00Z">
              <w:rPr/>
            </w:rPrChange>
          </w:rPr>
          <w:t>Convers</w:t>
        </w:r>
      </w:ins>
      <w:ins w:id="1605" w:author="Stephen Reynolds, Jr." w:date="2013-02-07T15:48:00Z">
        <w:r w:rsidR="0013408D">
          <w:t>at</w:t>
        </w:r>
      </w:ins>
      <w:ins w:id="1606" w:author="Stephen Reynolds, Jr." w:date="2013-02-07T15:07:00Z">
        <w:r w:rsidR="0013408D">
          <w:rPr>
            <w:rPrChange w:id="1607" w:author="Stephen Reynolds, Jr." w:date="2013-02-07T15:46:00Z">
              <w:rPr/>
            </w:rPrChange>
          </w:rPr>
          <w:t xml:space="preserve">ion </w:t>
        </w:r>
      </w:ins>
      <w:ins w:id="1608" w:author="Stephen Reynolds, Jr." w:date="2013-02-07T15:48:00Z">
        <w:r w:rsidR="0013408D">
          <w:t>at Night with</w:t>
        </w:r>
      </w:ins>
      <w:ins w:id="1609" w:author="Stephen Reynolds, Jr." w:date="2013-02-07T15:07:00Z">
        <w:r w:rsidR="000E1621" w:rsidRPr="00A43088">
          <w:rPr>
            <w:rPrChange w:id="1610" w:author="Stephen Reynolds, Jr." w:date="2013-02-07T15:46:00Z">
              <w:rPr/>
            </w:rPrChange>
          </w:rPr>
          <w:t xml:space="preserve"> Nicodemus</w:t>
        </w:r>
      </w:ins>
      <w:ins w:id="1611" w:author="Stephen Reynolds, Jr." w:date="2013-02-07T15:15:00Z">
        <w:r w:rsidR="00CF30ED" w:rsidRPr="00A43088">
          <w:rPr>
            <w:rPrChange w:id="1612" w:author="Stephen Reynolds, Jr." w:date="2013-02-07T15:46:00Z">
              <w:rPr/>
            </w:rPrChange>
          </w:rPr>
          <w:t xml:space="preserve"> </w:t>
        </w:r>
        <w:r w:rsidR="00C07F11" w:rsidRPr="0013408D">
          <w:rPr>
            <w:color w:val="FFFFFF" w:themeColor="background1"/>
            <w:u w:val="single"/>
            <w:rPrChange w:id="1613" w:author="Stephen Reynolds, Jr." w:date="2013-02-07T15:50:00Z">
              <w:rPr/>
            </w:rPrChange>
          </w:rPr>
          <w:t>[</w:t>
        </w:r>
      </w:ins>
      <w:ins w:id="1614" w:author="Stephen Reynolds, Jr." w:date="2013-02-07T15:45:00Z">
        <w:r w:rsidRPr="0013408D">
          <w:rPr>
            <w:color w:val="FFFFFF" w:themeColor="background1"/>
            <w:u w:val="single"/>
            <w:rPrChange w:id="1615" w:author="Stephen Reynolds, Jr." w:date="2013-02-07T15:50:00Z">
              <w:rPr/>
            </w:rPrChange>
          </w:rPr>
          <w:t>7</w:t>
        </w:r>
      </w:ins>
      <w:ins w:id="1616" w:author="Stephen Reynolds, Jr." w:date="2013-02-07T15:15:00Z">
        <w:r w:rsidR="00CF30ED" w:rsidRPr="0013408D">
          <w:rPr>
            <w:color w:val="FFFFFF" w:themeColor="background1"/>
            <w:u w:val="single"/>
            <w:rPrChange w:id="1617" w:author="Stephen Reynolds, Jr." w:date="2013-02-07T15:50:00Z">
              <w:rPr/>
            </w:rPrChange>
          </w:rPr>
          <w:t>]</w:t>
        </w:r>
      </w:ins>
      <w:ins w:id="1618" w:author="Stephen Reynolds, Jr." w:date="2013-02-07T15:07:00Z">
        <w:r w:rsidR="000E1621" w:rsidRPr="0013408D">
          <w:rPr>
            <w:color w:val="FFFFFF" w:themeColor="background1"/>
            <w:rPrChange w:id="1619" w:author="Stephen Reynolds, Jr." w:date="2013-02-07T15:50:00Z">
              <w:rPr/>
            </w:rPrChange>
          </w:rPr>
          <w:t xml:space="preserve">  </w:t>
        </w:r>
        <w:r w:rsidR="000E1621" w:rsidRPr="00A43088">
          <w:rPr>
            <w:rPrChange w:id="1620" w:author="Stephen Reynolds, Jr." w:date="2013-02-07T15:46:00Z">
              <w:rPr/>
            </w:rPrChange>
          </w:rPr>
          <w:tab/>
        </w:r>
      </w:ins>
    </w:p>
    <w:p w:rsidR="000E1621" w:rsidRPr="00A43088" w:rsidRDefault="0013408D" w:rsidP="0013408D">
      <w:pPr>
        <w:pStyle w:val="SQBibleAtlas"/>
        <w:ind w:left="360"/>
        <w:rPr>
          <w:ins w:id="1621" w:author="Stephen Reynolds, Jr." w:date="2013-02-07T15:07:00Z"/>
          <w:rPrChange w:id="1622" w:author="Stephen Reynolds, Jr." w:date="2013-02-07T15:46:00Z">
            <w:rPr>
              <w:ins w:id="1623" w:author="Stephen Reynolds, Jr." w:date="2013-02-07T15:07:00Z"/>
            </w:rPr>
          </w:rPrChange>
        </w:rPr>
        <w:pPrChange w:id="1624" w:author="Stephen Reynolds, Jr." w:date="2013-02-07T15:48:00Z">
          <w:pPr>
            <w:pStyle w:val="SQBibleAtlas"/>
          </w:pPr>
        </w:pPrChange>
      </w:pPr>
      <w:ins w:id="1625" w:author="Stephen Reynolds, Jr." w:date="2013-02-07T15:49:00Z">
        <w:r>
          <w:t>__________</w:t>
        </w:r>
        <w:r w:rsidRPr="00C35BBD">
          <w:t xml:space="preserve">Introduction by John the Baptist </w:t>
        </w:r>
        <w:r w:rsidRPr="0013408D">
          <w:rPr>
            <w:color w:val="FFFFFF" w:themeColor="background1"/>
            <w:u w:val="single"/>
            <w:rPrChange w:id="1626" w:author="Stephen Reynolds, Jr." w:date="2013-02-07T15:50:00Z">
              <w:rPr/>
            </w:rPrChange>
          </w:rPr>
          <w:t>[6]</w:t>
        </w:r>
        <w:r w:rsidRPr="00C35BBD">
          <w:tab/>
        </w:r>
      </w:ins>
      <w:ins w:id="1627" w:author="Stephen Reynolds, Jr." w:date="2013-02-07T15:07:00Z">
        <w:r w:rsidR="000E1621" w:rsidRPr="00A43088">
          <w:rPr>
            <w:rPrChange w:id="1628" w:author="Stephen Reynolds, Jr." w:date="2013-02-07T15:46:00Z">
              <w:rPr/>
            </w:rPrChange>
          </w:rPr>
          <w:tab/>
        </w:r>
        <w:r w:rsidR="000E1621" w:rsidRPr="00A43088">
          <w:rPr>
            <w:rPrChange w:id="1629" w:author="Stephen Reynolds, Jr." w:date="2013-02-07T15:46:00Z">
              <w:rPr/>
            </w:rPrChange>
          </w:rPr>
          <w:tab/>
        </w:r>
        <w:r w:rsidR="000E1621" w:rsidRPr="00A43088">
          <w:rPr>
            <w:rPrChange w:id="1630" w:author="Stephen Reynolds, Jr." w:date="2013-02-07T15:46:00Z">
              <w:rPr/>
            </w:rPrChange>
          </w:rPr>
          <w:tab/>
        </w:r>
        <w:r w:rsidR="000E1621" w:rsidRPr="00A43088">
          <w:rPr>
            <w:rPrChange w:id="1631" w:author="Stephen Reynolds, Jr." w:date="2013-02-07T15:46:00Z">
              <w:rPr/>
            </w:rPrChange>
          </w:rPr>
          <w:tab/>
        </w:r>
        <w:r w:rsidR="000E1621" w:rsidRPr="00A43088">
          <w:rPr>
            <w:rPrChange w:id="1632" w:author="Stephen Reynolds, Jr." w:date="2013-02-07T15:46:00Z">
              <w:rPr/>
            </w:rPrChange>
          </w:rPr>
          <w:tab/>
        </w:r>
        <w:r w:rsidR="000E1621" w:rsidRPr="00A43088">
          <w:rPr>
            <w:rPrChange w:id="1633" w:author="Stephen Reynolds, Jr." w:date="2013-02-07T15:46:00Z">
              <w:rPr/>
            </w:rPrChange>
          </w:rPr>
          <w:tab/>
        </w:r>
      </w:ins>
    </w:p>
    <w:p w:rsidR="0013408D" w:rsidRDefault="00A43088" w:rsidP="00A43088">
      <w:pPr>
        <w:pStyle w:val="SQBibleAtlas"/>
        <w:ind w:left="360"/>
        <w:rPr>
          <w:ins w:id="1634" w:author="Stephen Reynolds, Jr." w:date="2013-02-07T15:49:00Z"/>
        </w:rPr>
        <w:pPrChange w:id="1635" w:author="Stephen Reynolds, Jr." w:date="2013-02-07T15:47:00Z">
          <w:pPr>
            <w:pStyle w:val="SQBibleAtlas"/>
          </w:pPr>
        </w:pPrChange>
      </w:pPr>
      <w:ins w:id="1636" w:author="Stephen Reynolds, Jr." w:date="2013-02-07T15:46:00Z">
        <w:r>
          <w:t>__________</w:t>
        </w:r>
      </w:ins>
      <w:ins w:id="1637" w:author="Stephen Reynolds, Jr." w:date="2013-02-07T15:07:00Z">
        <w:r w:rsidR="000E1621" w:rsidRPr="00A43088">
          <w:rPr>
            <w:rPrChange w:id="1638" w:author="Stephen Reynolds, Jr." w:date="2013-02-07T15:46:00Z">
              <w:rPr/>
            </w:rPrChange>
          </w:rPr>
          <w:t>The transfiguration</w:t>
        </w:r>
      </w:ins>
      <w:ins w:id="1639" w:author="Stephen Reynolds, Jr." w:date="2013-02-07T15:15:00Z">
        <w:r w:rsidR="00CF30ED" w:rsidRPr="00A43088">
          <w:rPr>
            <w:rPrChange w:id="1640" w:author="Stephen Reynolds, Jr." w:date="2013-02-07T15:46:00Z">
              <w:rPr/>
            </w:rPrChange>
          </w:rPr>
          <w:t xml:space="preserve"> </w:t>
        </w:r>
        <w:r w:rsidRPr="0013408D">
          <w:rPr>
            <w:color w:val="FFFFFF" w:themeColor="background1"/>
            <w:u w:val="single"/>
            <w:rPrChange w:id="1641" w:author="Stephen Reynolds, Jr." w:date="2013-02-07T15:50:00Z">
              <w:rPr/>
            </w:rPrChange>
          </w:rPr>
          <w:t>[</w:t>
        </w:r>
      </w:ins>
      <w:ins w:id="1642" w:author="Stephen Reynolds, Jr." w:date="2013-02-07T15:45:00Z">
        <w:r w:rsidRPr="0013408D">
          <w:rPr>
            <w:color w:val="FFFFFF" w:themeColor="background1"/>
            <w:u w:val="single"/>
            <w:rPrChange w:id="1643" w:author="Stephen Reynolds, Jr." w:date="2013-02-07T15:50:00Z">
              <w:rPr/>
            </w:rPrChange>
          </w:rPr>
          <w:t>9</w:t>
        </w:r>
      </w:ins>
      <w:ins w:id="1644" w:author="Stephen Reynolds, Jr." w:date="2013-02-07T15:15:00Z">
        <w:r w:rsidR="00CF30ED" w:rsidRPr="0013408D">
          <w:rPr>
            <w:color w:val="FFFFFF" w:themeColor="background1"/>
            <w:u w:val="single"/>
            <w:rPrChange w:id="1645" w:author="Stephen Reynolds, Jr." w:date="2013-02-07T15:50:00Z">
              <w:rPr/>
            </w:rPrChange>
          </w:rPr>
          <w:t>]</w:t>
        </w:r>
      </w:ins>
      <w:ins w:id="1646" w:author="Stephen Reynolds, Jr." w:date="2013-02-07T15:07:00Z">
        <w:r w:rsidR="000E1621" w:rsidRPr="0013408D">
          <w:rPr>
            <w:color w:val="FFFFFF" w:themeColor="background1"/>
            <w:u w:val="single"/>
            <w:rPrChange w:id="1647" w:author="Stephen Reynolds, Jr." w:date="2013-02-07T15:50:00Z">
              <w:rPr/>
            </w:rPrChange>
          </w:rPr>
          <w:t xml:space="preserve"> </w:t>
        </w:r>
      </w:ins>
    </w:p>
    <w:p w:rsidR="000E1621" w:rsidRPr="00A43088" w:rsidRDefault="0013408D" w:rsidP="00A43088">
      <w:pPr>
        <w:pStyle w:val="SQBibleAtlas"/>
        <w:ind w:left="360"/>
        <w:rPr>
          <w:ins w:id="1648" w:author="Stephen Reynolds, Jr." w:date="2013-02-07T15:07:00Z"/>
          <w:rPrChange w:id="1649" w:author="Stephen Reynolds, Jr." w:date="2013-02-07T15:46:00Z">
            <w:rPr>
              <w:ins w:id="1650" w:author="Stephen Reynolds, Jr." w:date="2013-02-07T15:07:00Z"/>
            </w:rPr>
          </w:rPrChange>
        </w:rPr>
        <w:pPrChange w:id="1651" w:author="Stephen Reynolds, Jr." w:date="2013-02-07T15:47:00Z">
          <w:pPr>
            <w:pStyle w:val="SQBibleAtlas"/>
          </w:pPr>
        </w:pPrChange>
      </w:pPr>
      <w:ins w:id="1652" w:author="Stephen Reynolds, Jr." w:date="2013-02-07T15:49:00Z">
        <w:r>
          <w:t>__________</w:t>
        </w:r>
        <w:r w:rsidRPr="00C35BBD">
          <w:t xml:space="preserve">The worship by the wise men </w:t>
        </w:r>
        <w:r w:rsidRPr="0013408D">
          <w:rPr>
            <w:color w:val="FFFFFF" w:themeColor="background1"/>
            <w:u w:val="single"/>
            <w:rPrChange w:id="1653" w:author="Stephen Reynolds, Jr." w:date="2013-02-07T15:50:00Z">
              <w:rPr/>
            </w:rPrChange>
          </w:rPr>
          <w:t>[1]</w:t>
        </w:r>
        <w:r w:rsidRPr="00C35BBD">
          <w:tab/>
        </w:r>
      </w:ins>
      <w:ins w:id="1654" w:author="Stephen Reynolds, Jr." w:date="2013-02-07T15:07:00Z">
        <w:r w:rsidR="000E1621" w:rsidRPr="00A43088">
          <w:rPr>
            <w:rPrChange w:id="1655" w:author="Stephen Reynolds, Jr." w:date="2013-02-07T15:46:00Z">
              <w:rPr/>
            </w:rPrChange>
          </w:rPr>
          <w:tab/>
        </w:r>
        <w:r w:rsidR="000E1621" w:rsidRPr="00A43088">
          <w:rPr>
            <w:rPrChange w:id="1656" w:author="Stephen Reynolds, Jr." w:date="2013-02-07T15:46:00Z">
              <w:rPr/>
            </w:rPrChange>
          </w:rPr>
          <w:tab/>
        </w:r>
        <w:r w:rsidR="000E1621" w:rsidRPr="00A43088">
          <w:rPr>
            <w:rPrChange w:id="1657" w:author="Stephen Reynolds, Jr." w:date="2013-02-07T15:46:00Z">
              <w:rPr/>
            </w:rPrChange>
          </w:rPr>
          <w:tab/>
        </w:r>
        <w:r w:rsidR="000E1621" w:rsidRPr="00A43088">
          <w:rPr>
            <w:rPrChange w:id="1658" w:author="Stephen Reynolds, Jr." w:date="2013-02-07T15:46:00Z">
              <w:rPr/>
            </w:rPrChange>
          </w:rPr>
          <w:tab/>
        </w:r>
        <w:r w:rsidR="000E1621" w:rsidRPr="00A43088">
          <w:rPr>
            <w:rPrChange w:id="1659" w:author="Stephen Reynolds, Jr." w:date="2013-02-07T15:46:00Z">
              <w:rPr/>
            </w:rPrChange>
          </w:rPr>
          <w:tab/>
        </w:r>
        <w:r w:rsidR="000E1621" w:rsidRPr="00A43088">
          <w:rPr>
            <w:rPrChange w:id="1660" w:author="Stephen Reynolds, Jr." w:date="2013-02-07T15:46:00Z">
              <w:rPr/>
            </w:rPrChange>
          </w:rPr>
          <w:tab/>
        </w:r>
        <w:r w:rsidR="000E1621" w:rsidRPr="00A43088">
          <w:rPr>
            <w:rPrChange w:id="1661" w:author="Stephen Reynolds, Jr." w:date="2013-02-07T15:46:00Z">
              <w:rPr/>
            </w:rPrChange>
          </w:rPr>
          <w:tab/>
        </w:r>
      </w:ins>
    </w:p>
    <w:p w:rsidR="00CF30ED" w:rsidRDefault="0013408D" w:rsidP="0013408D">
      <w:pPr>
        <w:pStyle w:val="SQBibleAtlas"/>
        <w:ind w:left="360"/>
        <w:rPr>
          <w:ins w:id="1662" w:author="Stephen Reynolds, Jr." w:date="2013-02-07T15:14:00Z"/>
        </w:rPr>
        <w:pPrChange w:id="1663" w:author="Stephen Reynolds, Jr." w:date="2013-02-07T15:51:00Z">
          <w:pPr>
            <w:pStyle w:val="SQBibleAtlas"/>
          </w:pPr>
        </w:pPrChange>
      </w:pPr>
      <w:ins w:id="1664" w:author="Stephen Reynolds, Jr." w:date="2013-02-07T15:48:00Z">
        <w:r>
          <w:t>__________</w:t>
        </w:r>
        <w:r w:rsidRPr="00C35BBD">
          <w:t xml:space="preserve">His baptism </w:t>
        </w:r>
        <w:r w:rsidRPr="0013408D">
          <w:rPr>
            <w:color w:val="FFFFFF" w:themeColor="background1"/>
            <w:u w:val="single"/>
            <w:rPrChange w:id="1665" w:author="Stephen Reynolds, Jr." w:date="2013-02-07T15:51:00Z">
              <w:rPr/>
            </w:rPrChange>
          </w:rPr>
          <w:t>[4]</w:t>
        </w:r>
      </w:ins>
      <w:ins w:id="1666" w:author="Stephen Reynolds, Jr." w:date="2013-02-07T15:07:00Z">
        <w:r w:rsidR="000E1621">
          <w:tab/>
        </w:r>
        <w:r w:rsidR="000E1621">
          <w:tab/>
        </w:r>
      </w:ins>
    </w:p>
    <w:p w:rsidR="000E1621" w:rsidRDefault="000E1621" w:rsidP="00521F80">
      <w:pPr>
        <w:pStyle w:val="SQBibleAtlas"/>
        <w:numPr>
          <w:ilvl w:val="0"/>
          <w:numId w:val="0"/>
        </w:numPr>
        <w:rPr>
          <w:ins w:id="1667" w:author="Stephen Reynolds, Jr." w:date="2013-02-07T15:07:00Z"/>
        </w:rPr>
        <w:pPrChange w:id="1668" w:author="Stephen Reynolds, Jr." w:date="2013-02-07T15:53:00Z">
          <w:pPr>
            <w:pStyle w:val="ParagraphNormal"/>
          </w:pPr>
        </w:pPrChange>
      </w:pPr>
    </w:p>
    <w:p w:rsidR="000E1621" w:rsidRDefault="00521F80" w:rsidP="00A43088">
      <w:pPr>
        <w:pStyle w:val="SQBibleAtlas"/>
        <w:ind w:left="360"/>
        <w:rPr>
          <w:ins w:id="1669" w:author="Stephen Reynolds, Jr." w:date="2013-02-07T15:52:00Z"/>
        </w:rPr>
        <w:pPrChange w:id="1670" w:author="Stephen Reynolds, Jr." w:date="2013-02-07T15:47:00Z">
          <w:pPr>
            <w:pStyle w:val="ParagraphNormal"/>
          </w:pPr>
        </w:pPrChange>
      </w:pPr>
      <w:ins w:id="1671" w:author="Stephen Reynolds, Jr." w:date="2013-02-07T15:52:00Z">
        <w:r>
          <w:t xml:space="preserve">What </w:t>
        </w:r>
        <w:proofErr w:type="gramStart"/>
        <w:r>
          <w:t>is the key question of this universe</w:t>
        </w:r>
        <w:proofErr w:type="gramEnd"/>
        <w:r>
          <w:t xml:space="preserve"> as found in Matthew 22:42</w:t>
        </w:r>
      </w:ins>
      <w:ins w:id="1672" w:author="Stephen Reynolds, Jr." w:date="2013-02-07T15:53:00Z">
        <w:r>
          <w:t>?</w:t>
        </w:r>
      </w:ins>
    </w:p>
    <w:p w:rsidR="00521F80" w:rsidRPr="00521F80" w:rsidRDefault="00521F80" w:rsidP="00521F80">
      <w:pPr>
        <w:pStyle w:val="SQBibleAtlas"/>
        <w:numPr>
          <w:ilvl w:val="0"/>
          <w:numId w:val="0"/>
        </w:numPr>
        <w:ind w:left="360"/>
        <w:rPr>
          <w:ins w:id="1673" w:author="Stephen Reynolds, Jr." w:date="2013-02-07T15:52:00Z"/>
          <w:color w:val="FFFFFF" w:themeColor="background1"/>
          <w:u w:val="single"/>
          <w:rPrChange w:id="1674" w:author="Stephen Reynolds, Jr." w:date="2013-02-07T15:53:00Z">
            <w:rPr>
              <w:ins w:id="1675" w:author="Stephen Reynolds, Jr." w:date="2013-02-07T15:52:00Z"/>
            </w:rPr>
          </w:rPrChange>
        </w:rPr>
        <w:pPrChange w:id="1676" w:author="Stephen Reynolds, Jr." w:date="2013-02-07T15:53:00Z">
          <w:pPr>
            <w:pStyle w:val="ParagraphNormal"/>
          </w:pPr>
        </w:pPrChange>
      </w:pPr>
      <w:ins w:id="1677" w:author="Stephen Reynolds, Jr." w:date="2013-02-07T15:53:00Z">
        <w:r w:rsidRPr="00521F80">
          <w:rPr>
            <w:color w:val="FFFFFF" w:themeColor="background1"/>
            <w:u w:val="single"/>
            <w:rPrChange w:id="1678" w:author="Stephen Reynolds, Jr." w:date="2013-02-07T15:53:00Z">
              <w:rPr/>
            </w:rPrChange>
          </w:rPr>
          <w:t>What think ye of Christ?</w:t>
        </w:r>
      </w:ins>
    </w:p>
    <w:p w:rsidR="000E2709" w:rsidRDefault="000E2709" w:rsidP="00A43088">
      <w:pPr>
        <w:pStyle w:val="SQBibleAtlas"/>
        <w:ind w:left="360"/>
        <w:rPr>
          <w:ins w:id="1679" w:author="Stephen Reynolds, Jr." w:date="2013-02-07T15:56:00Z"/>
        </w:rPr>
        <w:pPrChange w:id="1680" w:author="Stephen Reynolds, Jr." w:date="2013-02-07T15:47:00Z">
          <w:pPr>
            <w:pStyle w:val="ParagraphNormal"/>
          </w:pPr>
        </w:pPrChange>
      </w:pPr>
      <w:ins w:id="1681" w:author="Stephen Reynolds, Jr." w:date="2013-02-07T15:56:00Z">
        <w:r>
          <w:t>What does “incarnation” mean when referring to Jesus Christ?</w:t>
        </w:r>
      </w:ins>
    </w:p>
    <w:p w:rsidR="000E2709" w:rsidRPr="00450C31" w:rsidRDefault="00450C31" w:rsidP="000E2709">
      <w:pPr>
        <w:pStyle w:val="SQBibleAtlas"/>
        <w:numPr>
          <w:ilvl w:val="0"/>
          <w:numId w:val="0"/>
        </w:numPr>
        <w:ind w:left="360"/>
        <w:rPr>
          <w:ins w:id="1682" w:author="Stephen Reynolds, Jr." w:date="2013-02-07T15:56:00Z"/>
          <w:color w:val="FFFFFF" w:themeColor="background1"/>
          <w:u w:val="single"/>
          <w:rPrChange w:id="1683" w:author="Stephen Reynolds, Jr." w:date="2013-02-07T15:58:00Z">
            <w:rPr>
              <w:ins w:id="1684" w:author="Stephen Reynolds, Jr." w:date="2013-02-07T15:56:00Z"/>
            </w:rPr>
          </w:rPrChange>
        </w:rPr>
        <w:pPrChange w:id="1685" w:author="Stephen Reynolds, Jr." w:date="2013-02-07T15:56:00Z">
          <w:pPr>
            <w:pStyle w:val="ParagraphNormal"/>
          </w:pPr>
        </w:pPrChange>
      </w:pPr>
      <w:ins w:id="1686" w:author="Stephen Reynolds, Jr." w:date="2013-02-07T15:58:00Z">
        <w:r w:rsidRPr="00450C31">
          <w:rPr>
            <w:color w:val="FFFFFF" w:themeColor="background1"/>
            <w:u w:val="single"/>
            <w:rPrChange w:id="1687" w:author="Stephen Reynolds, Jr." w:date="2013-02-07T15:58:00Z">
              <w:rPr/>
            </w:rPrChange>
          </w:rPr>
          <w:t>That God the Son became man, human.</w:t>
        </w:r>
      </w:ins>
    </w:p>
    <w:p w:rsidR="00521F80" w:rsidRDefault="000E2709" w:rsidP="00A43088">
      <w:pPr>
        <w:pStyle w:val="SQBibleAtlas"/>
        <w:ind w:left="360"/>
        <w:rPr>
          <w:ins w:id="1688" w:author="Stephen Reynolds, Jr." w:date="2013-02-07T15:52:00Z"/>
        </w:rPr>
        <w:pPrChange w:id="1689" w:author="Stephen Reynolds, Jr." w:date="2013-02-07T15:47:00Z">
          <w:pPr>
            <w:pStyle w:val="ParagraphNormal"/>
          </w:pPr>
        </w:pPrChange>
      </w:pPr>
      <w:ins w:id="1690" w:author="Stephen Reynolds, Jr." w:date="2013-02-07T15:55:00Z">
        <w:r>
          <w:t>Name something Christ accomplished prior to his incarnation?</w:t>
        </w:r>
      </w:ins>
    </w:p>
    <w:p w:rsidR="00521F80" w:rsidRPr="000E2709" w:rsidRDefault="000E2709" w:rsidP="000E2709">
      <w:pPr>
        <w:pStyle w:val="SQBibleAtlas"/>
        <w:numPr>
          <w:ilvl w:val="0"/>
          <w:numId w:val="0"/>
        </w:numPr>
        <w:ind w:left="360"/>
        <w:rPr>
          <w:ins w:id="1691" w:author="Stephen Reynolds, Jr." w:date="2013-02-07T15:56:00Z"/>
          <w:color w:val="FFFFFF" w:themeColor="background1"/>
          <w:u w:val="single"/>
          <w:rPrChange w:id="1692" w:author="Stephen Reynolds, Jr." w:date="2013-02-07T15:56:00Z">
            <w:rPr>
              <w:ins w:id="1693" w:author="Stephen Reynolds, Jr." w:date="2013-02-07T15:56:00Z"/>
            </w:rPr>
          </w:rPrChange>
        </w:rPr>
        <w:pPrChange w:id="1694" w:author="Stephen Reynolds, Jr." w:date="2013-02-07T15:56:00Z">
          <w:pPr>
            <w:pStyle w:val="ParagraphNormal"/>
          </w:pPr>
        </w:pPrChange>
      </w:pPr>
      <w:ins w:id="1695" w:author="Stephen Reynolds, Jr." w:date="2013-02-07T15:56:00Z">
        <w:r w:rsidRPr="000E2709">
          <w:rPr>
            <w:color w:val="FFFFFF" w:themeColor="background1"/>
            <w:u w:val="single"/>
            <w:rPrChange w:id="1696" w:author="Stephen Reynolds, Jr." w:date="2013-02-07T15:56:00Z">
              <w:rPr/>
            </w:rPrChange>
          </w:rPr>
          <w:t>Creating the Universe, Controlling the Universe, Communicating with the Father</w:t>
        </w:r>
      </w:ins>
    </w:p>
    <w:p w:rsidR="000E2709" w:rsidRDefault="000E2709" w:rsidP="000E2709">
      <w:pPr>
        <w:pStyle w:val="SQBibleAtlas"/>
        <w:numPr>
          <w:ilvl w:val="0"/>
          <w:numId w:val="0"/>
        </w:numPr>
        <w:ind w:left="360"/>
        <w:rPr>
          <w:ins w:id="1697" w:author="Stephen Reynolds, Jr." w:date="2013-02-07T15:56:00Z"/>
        </w:rPr>
        <w:pPrChange w:id="1698" w:author="Stephen Reynolds, Jr." w:date="2013-02-07T15:56:00Z">
          <w:pPr>
            <w:pStyle w:val="ParagraphNormal"/>
          </w:pPr>
        </w:pPrChange>
      </w:pPr>
    </w:p>
    <w:p w:rsidR="000E2709" w:rsidRDefault="00665604" w:rsidP="00A43088">
      <w:pPr>
        <w:pStyle w:val="SQBibleAtlas"/>
        <w:ind w:left="360"/>
        <w:rPr>
          <w:ins w:id="1699" w:author="Stephen Reynolds, Jr." w:date="2013-02-07T16:00:00Z"/>
        </w:rPr>
        <w:pPrChange w:id="1700" w:author="Stephen Reynolds, Jr." w:date="2013-02-07T15:47:00Z">
          <w:pPr>
            <w:pStyle w:val="ParagraphNormal"/>
          </w:pPr>
        </w:pPrChange>
      </w:pPr>
      <w:ins w:id="1701" w:author="Stephen Reynolds, Jr." w:date="2013-02-07T16:00:00Z">
        <w:r>
          <w:t>What is a “theophany”?</w:t>
        </w:r>
      </w:ins>
    </w:p>
    <w:p w:rsidR="00665604" w:rsidRPr="00665604" w:rsidRDefault="00665604" w:rsidP="00665604">
      <w:pPr>
        <w:pStyle w:val="SQBibleAtlas"/>
        <w:numPr>
          <w:ilvl w:val="0"/>
          <w:numId w:val="0"/>
        </w:numPr>
        <w:ind w:left="360"/>
        <w:rPr>
          <w:ins w:id="1702" w:author="Stephen Reynolds, Jr." w:date="2013-02-07T16:00:00Z"/>
          <w:color w:val="FFFFFF" w:themeColor="background1"/>
          <w:u w:val="single"/>
          <w:rPrChange w:id="1703" w:author="Stephen Reynolds, Jr." w:date="2013-02-07T16:00:00Z">
            <w:rPr>
              <w:ins w:id="1704" w:author="Stephen Reynolds, Jr." w:date="2013-02-07T16:00:00Z"/>
            </w:rPr>
          </w:rPrChange>
        </w:rPr>
        <w:pPrChange w:id="1705" w:author="Stephen Reynolds, Jr." w:date="2013-02-07T16:00:00Z">
          <w:pPr>
            <w:pStyle w:val="ParagraphNormal"/>
          </w:pPr>
        </w:pPrChange>
      </w:pPr>
      <w:proofErr w:type="gramStart"/>
      <w:ins w:id="1706" w:author="Stephen Reynolds, Jr." w:date="2013-02-07T16:00:00Z">
        <w:r w:rsidRPr="00665604">
          <w:rPr>
            <w:color w:val="FFFFFF" w:themeColor="background1"/>
            <w:u w:val="single"/>
            <w:rPrChange w:id="1707" w:author="Stephen Reynolds, Jr." w:date="2013-02-07T16:00:00Z">
              <w:rPr/>
            </w:rPrChange>
          </w:rPr>
          <w:t>A pre-nativity appearance of Christ.</w:t>
        </w:r>
        <w:proofErr w:type="gramEnd"/>
      </w:ins>
    </w:p>
    <w:p w:rsidR="00665604" w:rsidRDefault="00665604" w:rsidP="00665604">
      <w:pPr>
        <w:pStyle w:val="SQBibleAtlas"/>
        <w:numPr>
          <w:ilvl w:val="0"/>
          <w:numId w:val="0"/>
        </w:numPr>
        <w:ind w:left="360"/>
        <w:rPr>
          <w:ins w:id="1708" w:author="Stephen Reynolds, Jr." w:date="2013-02-07T15:56:00Z"/>
        </w:rPr>
        <w:pPrChange w:id="1709" w:author="Stephen Reynolds, Jr." w:date="2013-02-07T16:00:00Z">
          <w:pPr>
            <w:pStyle w:val="ParagraphNormal"/>
          </w:pPr>
        </w:pPrChange>
      </w:pPr>
    </w:p>
    <w:p w:rsidR="000E2709" w:rsidRDefault="002B257A" w:rsidP="00A43088">
      <w:pPr>
        <w:pStyle w:val="SQBibleAtlas"/>
        <w:ind w:left="360"/>
        <w:rPr>
          <w:ins w:id="1710" w:author="Stephen Reynolds, Jr." w:date="2013-02-07T16:02:00Z"/>
        </w:rPr>
        <w:pPrChange w:id="1711" w:author="Stephen Reynolds, Jr." w:date="2013-02-07T15:47:00Z">
          <w:pPr>
            <w:pStyle w:val="ParagraphNormal"/>
          </w:pPr>
        </w:pPrChange>
      </w:pPr>
      <w:ins w:id="1712" w:author="Stephen Reynolds, Jr." w:date="2013-02-07T16:02:00Z">
        <w:r>
          <w:t>Give an example of a “theophany”.</w:t>
        </w:r>
      </w:ins>
    </w:p>
    <w:p w:rsidR="002B257A" w:rsidRDefault="002B257A" w:rsidP="002B257A">
      <w:pPr>
        <w:pStyle w:val="SQBibleAtlas"/>
        <w:numPr>
          <w:ilvl w:val="0"/>
          <w:numId w:val="0"/>
        </w:numPr>
        <w:ind w:left="360"/>
        <w:rPr>
          <w:ins w:id="1713" w:author="Stephen Reynolds, Jr." w:date="2013-02-07T16:02:00Z"/>
        </w:rPr>
        <w:pPrChange w:id="1714" w:author="Stephen Reynolds, Jr." w:date="2013-02-07T16:03:00Z">
          <w:pPr>
            <w:pStyle w:val="ParagraphNormal"/>
          </w:pPr>
        </w:pPrChange>
      </w:pPr>
    </w:p>
    <w:p w:rsidR="005E6C32" w:rsidRDefault="005E6C32" w:rsidP="00247F1E">
      <w:pPr>
        <w:pStyle w:val="SQBibleAtlas"/>
        <w:ind w:left="360"/>
        <w:rPr>
          <w:ins w:id="1715" w:author="Stephen Reynolds, Jr." w:date="2013-02-07T16:10:00Z"/>
        </w:rPr>
        <w:pPrChange w:id="1716" w:author="Stephen Reynolds, Jr." w:date="2013-02-07T16:28:00Z">
          <w:pPr>
            <w:pStyle w:val="SQBibleAtlas"/>
            <w:ind w:left="360"/>
          </w:pPr>
        </w:pPrChange>
      </w:pPr>
      <w:ins w:id="1717" w:author="Stephen Reynolds, Jr." w:date="2013-02-07T16:10:00Z">
        <w:r>
          <w:t>What O.T. prophet prophesied that Christ’s miracles would not be believed?</w:t>
        </w:r>
      </w:ins>
    </w:p>
    <w:p w:rsidR="005E6C32" w:rsidRPr="005E6C32" w:rsidRDefault="005E6C32" w:rsidP="00247F1E">
      <w:pPr>
        <w:shd w:val="clear" w:color="auto" w:fill="FFFFFF" w:themeFill="background1"/>
        <w:ind w:firstLine="360"/>
        <w:rPr>
          <w:ins w:id="1718" w:author="Stephen Reynolds, Jr." w:date="2013-02-07T16:10:00Z"/>
          <w:color w:val="FFFFFF" w:themeColor="background1"/>
          <w:rPrChange w:id="1719" w:author="Stephen Reynolds, Jr." w:date="2013-02-07T16:11:00Z">
            <w:rPr>
              <w:ins w:id="1720" w:author="Stephen Reynolds, Jr." w:date="2013-02-07T16:10:00Z"/>
            </w:rPr>
          </w:rPrChange>
        </w:rPr>
        <w:pPrChange w:id="1721" w:author="Stephen Reynolds, Jr." w:date="2013-02-07T16:28:00Z">
          <w:pPr>
            <w:pStyle w:val="SQBibleAtlas"/>
            <w:ind w:left="360"/>
          </w:pPr>
        </w:pPrChange>
      </w:pPr>
      <w:proofErr w:type="gramStart"/>
      <w:ins w:id="1722" w:author="Stephen Reynolds, Jr." w:date="2013-02-07T16:10:00Z">
        <w:r w:rsidRPr="005E6C32">
          <w:rPr>
            <w:color w:val="FFFFFF" w:themeColor="background1"/>
            <w:u w:val="single"/>
            <w:rPrChange w:id="1723" w:author="Stephen Reynolds, Jr." w:date="2013-02-07T16:11:00Z">
              <w:rPr/>
            </w:rPrChange>
          </w:rPr>
          <w:t>Isaiah</w:t>
        </w:r>
        <w:r w:rsidRPr="005E6C32">
          <w:rPr>
            <w:color w:val="FFFFFF" w:themeColor="background1"/>
            <w:rPrChange w:id="1724" w:author="Stephen Reynolds, Jr." w:date="2013-02-07T16:11:00Z">
              <w:rPr/>
            </w:rPrChange>
          </w:rPr>
          <w:t>.</w:t>
        </w:r>
        <w:proofErr w:type="gramEnd"/>
      </w:ins>
    </w:p>
    <w:p w:rsidR="002B257A" w:rsidRDefault="002B257A" w:rsidP="00247F1E">
      <w:pPr>
        <w:pStyle w:val="SQBibleAtlas"/>
        <w:spacing w:line="480" w:lineRule="auto"/>
        <w:ind w:left="360"/>
        <w:rPr>
          <w:ins w:id="1725" w:author="Stephen Reynolds, Jr." w:date="2013-02-07T16:02:00Z"/>
        </w:rPr>
        <w:pPrChange w:id="1726" w:author="Stephen Reynolds, Jr." w:date="2013-02-07T16:28:00Z">
          <w:pPr>
            <w:pStyle w:val="SQBibleAtlas"/>
          </w:pPr>
        </w:pPrChange>
      </w:pPr>
      <w:ins w:id="1727" w:author="Stephen Reynolds, Jr." w:date="2013-02-07T16:02:00Z">
        <w:r>
          <w:t>Wise men seek the Lord. How many wise men from the East appeared in Jerusalem? Matt. 2:1,2</w:t>
        </w:r>
      </w:ins>
    </w:p>
    <w:p w:rsidR="002B257A" w:rsidRDefault="002B257A" w:rsidP="00247F1E">
      <w:pPr>
        <w:pStyle w:val="SQBibleAtlas"/>
        <w:spacing w:line="480" w:lineRule="auto"/>
        <w:ind w:left="360"/>
        <w:rPr>
          <w:ins w:id="1728" w:author="Stephen Reynolds, Jr." w:date="2013-02-07T16:02:00Z"/>
        </w:rPr>
        <w:pPrChange w:id="1729" w:author="Stephen Reynolds, Jr." w:date="2013-02-07T16:28:00Z">
          <w:pPr>
            <w:pStyle w:val="SQBibleAtlas"/>
          </w:pPr>
        </w:pPrChange>
      </w:pPr>
      <w:ins w:id="1730" w:author="Stephen Reynolds, Jr." w:date="2013-02-07T16:02:00Z">
        <w:r>
          <w:t>Did Mary, Joseph and Jesus go to Egypt at the command of Herod? (Yes or No) Matthew 2:13</w:t>
        </w:r>
      </w:ins>
    </w:p>
    <w:p w:rsidR="002B257A" w:rsidRDefault="002B257A" w:rsidP="00247F1E">
      <w:pPr>
        <w:pStyle w:val="SQBibleAtlas"/>
        <w:spacing w:line="480" w:lineRule="auto"/>
        <w:ind w:left="360"/>
        <w:rPr>
          <w:ins w:id="1731" w:author="Stephen Reynolds, Jr." w:date="2013-02-07T16:02:00Z"/>
        </w:rPr>
        <w:pPrChange w:id="1732" w:author="Stephen Reynolds, Jr." w:date="2013-02-07T16:28:00Z">
          <w:pPr>
            <w:pStyle w:val="SQBibleAtlas"/>
          </w:pPr>
        </w:pPrChange>
      </w:pPr>
      <w:ins w:id="1733" w:author="Stephen Reynolds, Jr." w:date="2013-02-07T16:02:00Z">
        <w:r>
          <w:t>At the age of 12 Jesus visited Jerusalem. What was He doing in the temple? Luke 2: 46,47</w:t>
        </w:r>
      </w:ins>
    </w:p>
    <w:p w:rsidR="002B257A" w:rsidRDefault="002B257A" w:rsidP="00247F1E">
      <w:pPr>
        <w:pStyle w:val="SQBibleAtlas"/>
        <w:spacing w:line="480" w:lineRule="auto"/>
        <w:ind w:left="360"/>
        <w:rPr>
          <w:ins w:id="1734" w:author="Stephen Reynolds, Jr." w:date="2013-02-07T16:02:00Z"/>
        </w:rPr>
        <w:pPrChange w:id="1735" w:author="Stephen Reynolds, Jr." w:date="2013-02-07T16:28:00Z">
          <w:pPr>
            <w:pStyle w:val="SQBibleAtlas"/>
          </w:pPr>
        </w:pPrChange>
      </w:pPr>
      <w:ins w:id="1736" w:author="Stephen Reynolds, Jr." w:date="2013-02-07T16:02:00Z">
        <w:r>
          <w:t xml:space="preserve">When Jesus was in the wilderness, </w:t>
        </w:r>
        <w:proofErr w:type="gramStart"/>
        <w:r>
          <w:t>How</w:t>
        </w:r>
        <w:proofErr w:type="gramEnd"/>
        <w:r>
          <w:t xml:space="preserve"> many times did </w:t>
        </w:r>
        <w:proofErr w:type="spellStart"/>
        <w:r>
          <w:t>satan</w:t>
        </w:r>
        <w:proofErr w:type="spellEnd"/>
        <w:r>
          <w:t xml:space="preserve"> tempt Jesus? Matthew 4:1-11</w:t>
        </w:r>
      </w:ins>
    </w:p>
    <w:p w:rsidR="002B257A" w:rsidRDefault="002B257A" w:rsidP="00247F1E">
      <w:pPr>
        <w:pStyle w:val="SQBibleAtlas"/>
        <w:spacing w:line="480" w:lineRule="auto"/>
        <w:ind w:left="360"/>
        <w:rPr>
          <w:ins w:id="1737" w:author="Stephen Reynolds, Jr." w:date="2013-02-07T16:02:00Z"/>
        </w:rPr>
        <w:pPrChange w:id="1738" w:author="Stephen Reynolds, Jr." w:date="2013-02-07T16:28:00Z">
          <w:pPr>
            <w:pStyle w:val="SQBibleAtlas"/>
          </w:pPr>
        </w:pPrChange>
      </w:pPr>
      <w:ins w:id="1739" w:author="Stephen Reynolds, Jr." w:date="2013-02-07T16:02:00Z">
        <w:r>
          <w:t>Jesus was not happy when He cleansed the temple. Why? John 2:16</w:t>
        </w:r>
      </w:ins>
    </w:p>
    <w:p w:rsidR="002B257A" w:rsidRDefault="002B257A" w:rsidP="00247F1E">
      <w:pPr>
        <w:pStyle w:val="SQBibleAtlas"/>
        <w:spacing w:line="480" w:lineRule="auto"/>
        <w:ind w:left="360"/>
        <w:rPr>
          <w:ins w:id="1740" w:author="Stephen Reynolds, Jr." w:date="2013-02-07T16:13:00Z"/>
        </w:rPr>
        <w:pPrChange w:id="1741" w:author="Stephen Reynolds, Jr." w:date="2013-02-07T16:28:00Z">
          <w:pPr>
            <w:pStyle w:val="SQBibleAtlas"/>
          </w:pPr>
        </w:pPrChange>
      </w:pPr>
      <w:ins w:id="1742" w:author="Stephen Reynolds, Jr." w:date="2013-02-07T16:02:00Z">
        <w:r>
          <w:t>List the twelve apostles. Matthew 10:2-4</w:t>
        </w:r>
      </w:ins>
    </w:p>
    <w:p w:rsidR="00A70E6E" w:rsidRDefault="00A70E6E" w:rsidP="00247F1E">
      <w:pPr>
        <w:pStyle w:val="SQBibleAtlas"/>
        <w:spacing w:line="480" w:lineRule="auto"/>
        <w:ind w:left="360"/>
        <w:rPr>
          <w:ins w:id="1743" w:author="Stephen Reynolds, Jr." w:date="2013-02-07T16:13:00Z"/>
        </w:rPr>
        <w:pPrChange w:id="1744" w:author="Stephen Reynolds, Jr." w:date="2013-02-07T16:28:00Z">
          <w:pPr>
            <w:pStyle w:val="SQBibleAtlas"/>
          </w:pPr>
        </w:pPrChange>
      </w:pPr>
      <w:ins w:id="1745" w:author="Stephen Reynolds, Jr." w:date="2013-02-07T16:14:00Z">
        <w:r>
          <w:t>Did Christ ever actually ‘condemn’ the Pharisees?</w:t>
        </w:r>
      </w:ins>
    </w:p>
    <w:p w:rsidR="00A70E6E" w:rsidRDefault="00A70E6E" w:rsidP="00247F1E">
      <w:pPr>
        <w:pStyle w:val="SQBibleAtlas"/>
        <w:spacing w:line="480" w:lineRule="auto"/>
        <w:ind w:left="360"/>
        <w:rPr>
          <w:ins w:id="1746" w:author="Stephen Reynolds, Jr." w:date="2013-02-07T16:02:00Z"/>
        </w:rPr>
        <w:pPrChange w:id="1747" w:author="Stephen Reynolds, Jr." w:date="2013-02-07T16:28:00Z">
          <w:pPr>
            <w:pStyle w:val="SQBibleAtlas"/>
          </w:pPr>
        </w:pPrChange>
      </w:pPr>
      <w:ins w:id="1748" w:author="Stephen Reynolds, Jr." w:date="2013-02-07T16:13:00Z">
        <w:r>
          <w:t>Explain the story of the “widow’s mite”.</w:t>
        </w:r>
      </w:ins>
    </w:p>
    <w:p w:rsidR="002B257A" w:rsidRDefault="002B257A" w:rsidP="00247F1E">
      <w:pPr>
        <w:pStyle w:val="SQBibleAtlas"/>
        <w:spacing w:line="480" w:lineRule="auto"/>
        <w:ind w:left="360"/>
        <w:rPr>
          <w:ins w:id="1749" w:author="Stephen Reynolds, Jr." w:date="2013-02-07T16:02:00Z"/>
        </w:rPr>
        <w:pPrChange w:id="1750" w:author="Stephen Reynolds, Jr." w:date="2013-02-07T16:28:00Z">
          <w:pPr>
            <w:pStyle w:val="SQBibleAtlas"/>
          </w:pPr>
        </w:pPrChange>
      </w:pPr>
      <w:ins w:id="1751" w:author="Stephen Reynolds, Jr." w:date="2013-02-07T16:02:00Z">
        <w:r>
          <w:t>Flesh and blood did not reveal Christ’s person to Peter? Who did then? Matthew 16:17-18</w:t>
        </w:r>
      </w:ins>
    </w:p>
    <w:p w:rsidR="002B257A" w:rsidRDefault="002B257A" w:rsidP="00247F1E">
      <w:pPr>
        <w:pStyle w:val="SQBibleAtlas"/>
        <w:spacing w:line="480" w:lineRule="auto"/>
        <w:ind w:left="360"/>
        <w:rPr>
          <w:ins w:id="1752" w:author="Stephen Reynolds, Jr." w:date="2013-02-07T16:02:00Z"/>
        </w:rPr>
        <w:pPrChange w:id="1753" w:author="Stephen Reynolds, Jr." w:date="2013-02-07T16:28:00Z">
          <w:pPr>
            <w:pStyle w:val="SQBibleAtlas"/>
          </w:pPr>
        </w:pPrChange>
      </w:pPr>
      <w:ins w:id="1754" w:author="Stephen Reynolds, Jr." w:date="2013-02-07T16:02:00Z">
        <w:r>
          <w:t xml:space="preserve">Name the men who </w:t>
        </w:r>
      </w:ins>
      <w:ins w:id="1755" w:author="Stephen Reynolds, Jr." w:date="2013-02-07T16:04:00Z">
        <w:r>
          <w:t>appeared</w:t>
        </w:r>
      </w:ins>
      <w:ins w:id="1756" w:author="Stephen Reynolds, Jr." w:date="2013-02-07T16:02:00Z">
        <w:r>
          <w:t xml:space="preserve"> with Jesus on the Mount of Transfiguration. Matthew 7:1-3</w:t>
        </w:r>
      </w:ins>
    </w:p>
    <w:p w:rsidR="002B257A" w:rsidRDefault="002B257A" w:rsidP="00247F1E">
      <w:pPr>
        <w:pStyle w:val="SQBibleAtlas"/>
        <w:spacing w:line="480" w:lineRule="auto"/>
        <w:ind w:left="360"/>
        <w:rPr>
          <w:ins w:id="1757" w:author="Stephen Reynolds, Jr." w:date="2013-02-07T16:15:00Z"/>
        </w:rPr>
        <w:pPrChange w:id="1758" w:author="Stephen Reynolds, Jr." w:date="2013-02-07T16:28:00Z">
          <w:pPr>
            <w:pStyle w:val="SQBibleAtlas"/>
          </w:pPr>
        </w:pPrChange>
      </w:pPr>
      <w:ins w:id="1759" w:author="Stephen Reynolds, Jr." w:date="2013-02-07T16:02:00Z">
        <w:r>
          <w:t>Why did Jesus weep two different times?  Luke 19:41; Matthew 23:37-39</w:t>
        </w:r>
      </w:ins>
    </w:p>
    <w:p w:rsidR="00013D33" w:rsidRDefault="00013D33" w:rsidP="00247F1E">
      <w:pPr>
        <w:pStyle w:val="SQBibleAtlas"/>
        <w:spacing w:line="480" w:lineRule="auto"/>
        <w:ind w:left="360"/>
        <w:rPr>
          <w:ins w:id="1760" w:author="Stephen Reynolds, Jr." w:date="2013-02-07T16:16:00Z"/>
        </w:rPr>
        <w:pPrChange w:id="1761" w:author="Stephen Reynolds, Jr." w:date="2013-02-07T16:28:00Z">
          <w:pPr>
            <w:pStyle w:val="SQBibleAtlas"/>
          </w:pPr>
        </w:pPrChange>
      </w:pPr>
      <w:ins w:id="1762" w:author="Stephen Reynolds, Jr." w:date="2013-02-07T16:15:00Z">
        <w:r>
          <w:t xml:space="preserve">Did Jesus (the man) know He was going to die before it happened? </w:t>
        </w:r>
      </w:ins>
      <w:ins w:id="1763" w:author="Stephen Reynolds, Jr." w:date="2013-02-07T16:16:00Z">
        <w:r w:rsidR="00865418">
          <w:t>Support</w:t>
        </w:r>
      </w:ins>
      <w:ins w:id="1764" w:author="Stephen Reynolds, Jr." w:date="2013-02-07T16:15:00Z">
        <w:r>
          <w:t xml:space="preserve"> Your Answer</w:t>
        </w:r>
      </w:ins>
    </w:p>
    <w:p w:rsidR="00247F1E" w:rsidRDefault="00556F86" w:rsidP="00247F1E">
      <w:pPr>
        <w:pStyle w:val="SQBibleAtlas"/>
        <w:ind w:left="360"/>
        <w:rPr>
          <w:ins w:id="1765" w:author="Stephen Reynolds, Jr." w:date="2013-02-07T16:29:00Z"/>
        </w:rPr>
        <w:pPrChange w:id="1766" w:author="Stephen Reynolds, Jr." w:date="2013-02-07T16:29:00Z">
          <w:pPr>
            <w:pStyle w:val="ParagraphNormal"/>
          </w:pPr>
        </w:pPrChange>
      </w:pPr>
      <w:ins w:id="1767" w:author="Stephen Reynolds, Jr." w:date="2013-02-07T16:16:00Z">
        <w:r>
          <w:t xml:space="preserve">Which of the following did they NOT do in the Upper Room: sing, eat, </w:t>
        </w:r>
      </w:ins>
      <w:ins w:id="1768" w:author="Stephen Reynolds, Jr." w:date="2013-02-07T16:20:00Z">
        <w:r w:rsidR="009C27CC">
          <w:t>read</w:t>
        </w:r>
      </w:ins>
      <w:ins w:id="1769" w:author="Stephen Reynolds, Jr." w:date="2013-02-07T16:16:00Z">
        <w:r>
          <w:t>, clean, t</w:t>
        </w:r>
      </w:ins>
      <w:ins w:id="1770" w:author="Stephen Reynolds, Jr." w:date="2013-02-07T16:17:00Z">
        <w:r>
          <w:t>each, drink.</w:t>
        </w:r>
      </w:ins>
      <w:ins w:id="1771" w:author="Stephen Reynolds, Jr." w:date="2013-02-07T16:20:00Z">
        <w:r w:rsidR="009C27CC">
          <w:t xml:space="preserve"> Prophesy?</w:t>
        </w:r>
      </w:ins>
    </w:p>
    <w:p w:rsidR="00247F1E" w:rsidRDefault="00247F1E" w:rsidP="00247F1E">
      <w:pPr>
        <w:pStyle w:val="SQBibleAtlas"/>
        <w:numPr>
          <w:ilvl w:val="0"/>
          <w:numId w:val="0"/>
        </w:numPr>
        <w:ind w:left="360"/>
        <w:rPr>
          <w:ins w:id="1772" w:author="Stephen Reynolds, Jr." w:date="2013-02-07T16:29:00Z"/>
        </w:rPr>
        <w:pPrChange w:id="1773" w:author="Stephen Reynolds, Jr." w:date="2013-02-07T16:29:00Z">
          <w:pPr>
            <w:pStyle w:val="ParagraphNormal"/>
          </w:pPr>
        </w:pPrChange>
      </w:pPr>
    </w:p>
    <w:p w:rsidR="002B257A" w:rsidRDefault="002B257A" w:rsidP="00247F1E">
      <w:pPr>
        <w:pStyle w:val="SQBibleAtlas"/>
        <w:ind w:left="360"/>
        <w:rPr>
          <w:ins w:id="1774" w:author="Stephen Reynolds, Jr." w:date="2013-02-07T16:29:00Z"/>
        </w:rPr>
        <w:pPrChange w:id="1775" w:author="Stephen Reynolds, Jr." w:date="2013-02-07T16:29:00Z">
          <w:pPr>
            <w:pStyle w:val="ParagraphNormal"/>
          </w:pPr>
        </w:pPrChange>
      </w:pPr>
      <w:ins w:id="1776" w:author="Stephen Reynolds, Jr." w:date="2013-02-07T16:02:00Z">
        <w:r>
          <w:t>Gethsemane (“Olive Press”) was a place of prayer that Jesus often visited. Give the essence of His final prayer in Gethsemane. Luke 22:42</w:t>
        </w:r>
      </w:ins>
    </w:p>
    <w:p w:rsidR="00247F1E" w:rsidRDefault="00247F1E" w:rsidP="00247F1E">
      <w:pPr>
        <w:pStyle w:val="SQBibleAtlas"/>
        <w:numPr>
          <w:ilvl w:val="0"/>
          <w:numId w:val="0"/>
        </w:numPr>
        <w:rPr>
          <w:ins w:id="1777" w:author="Stephen Reynolds, Jr." w:date="2013-02-07T16:21:00Z"/>
        </w:rPr>
        <w:pPrChange w:id="1778" w:author="Stephen Reynolds, Jr." w:date="2013-02-07T16:29:00Z">
          <w:pPr>
            <w:pStyle w:val="ParagraphNormal"/>
          </w:pPr>
        </w:pPrChange>
      </w:pPr>
    </w:p>
    <w:p w:rsidR="000202F8" w:rsidRDefault="000202F8" w:rsidP="00247F1E">
      <w:pPr>
        <w:pStyle w:val="SQBibleAtlas"/>
        <w:spacing w:line="480" w:lineRule="auto"/>
        <w:ind w:left="360"/>
        <w:rPr>
          <w:ins w:id="1779" w:author="Stephen Reynolds, Jr." w:date="2013-02-07T16:22:00Z"/>
        </w:rPr>
        <w:pPrChange w:id="1780" w:author="Stephen Reynolds, Jr." w:date="2013-02-07T16:28:00Z">
          <w:pPr>
            <w:pStyle w:val="ParagraphNormal"/>
          </w:pPr>
        </w:pPrChange>
      </w:pPr>
      <w:ins w:id="1781" w:author="Stephen Reynolds, Jr." w:date="2013-02-07T16:21:00Z">
        <w:r>
          <w:t>What three JEWISH entities did Christ stand before as in trial?</w:t>
        </w:r>
      </w:ins>
    </w:p>
    <w:p w:rsidR="000202F8" w:rsidRPr="000202F8" w:rsidRDefault="000202F8" w:rsidP="00247F1E">
      <w:pPr>
        <w:pStyle w:val="SQBibleAtlas"/>
        <w:numPr>
          <w:ilvl w:val="0"/>
          <w:numId w:val="0"/>
        </w:numPr>
        <w:spacing w:line="480" w:lineRule="auto"/>
        <w:ind w:left="360"/>
        <w:rPr>
          <w:ins w:id="1782" w:author="Stephen Reynolds, Jr." w:date="2013-02-07T16:21:00Z"/>
          <w:color w:val="FFFFFF" w:themeColor="background1"/>
          <w:rPrChange w:id="1783" w:author="Stephen Reynolds, Jr." w:date="2013-02-07T16:23:00Z">
            <w:rPr>
              <w:ins w:id="1784" w:author="Stephen Reynolds, Jr." w:date="2013-02-07T16:21:00Z"/>
            </w:rPr>
          </w:rPrChange>
        </w:rPr>
        <w:pPrChange w:id="1785" w:author="Stephen Reynolds, Jr." w:date="2013-02-07T16:28:00Z">
          <w:pPr>
            <w:pStyle w:val="ParagraphNormal"/>
          </w:pPr>
        </w:pPrChange>
      </w:pPr>
      <w:proofErr w:type="spellStart"/>
      <w:ins w:id="1786" w:author="Stephen Reynolds, Jr." w:date="2013-02-07T16:22:00Z">
        <w:r w:rsidRPr="000202F8">
          <w:rPr>
            <w:color w:val="FFFFFF" w:themeColor="background1"/>
            <w:rPrChange w:id="1787" w:author="Stephen Reynolds, Jr." w:date="2013-02-07T16:23:00Z">
              <w:rPr/>
            </w:rPrChange>
          </w:rPr>
          <w:t>Annas</w:t>
        </w:r>
        <w:proofErr w:type="spellEnd"/>
        <w:r w:rsidRPr="000202F8">
          <w:rPr>
            <w:color w:val="FFFFFF" w:themeColor="background1"/>
            <w:rPrChange w:id="1788" w:author="Stephen Reynolds, Jr." w:date="2013-02-07T16:23:00Z">
              <w:rPr/>
            </w:rPrChange>
          </w:rPr>
          <w:t xml:space="preserve">, </w:t>
        </w:r>
        <w:proofErr w:type="spellStart"/>
        <w:r w:rsidRPr="000202F8">
          <w:rPr>
            <w:color w:val="FFFFFF" w:themeColor="background1"/>
            <w:rPrChange w:id="1789" w:author="Stephen Reynolds, Jr." w:date="2013-02-07T16:23:00Z">
              <w:rPr/>
            </w:rPrChange>
          </w:rPr>
          <w:t>Caiphas</w:t>
        </w:r>
        <w:proofErr w:type="spellEnd"/>
        <w:r w:rsidRPr="000202F8">
          <w:rPr>
            <w:color w:val="FFFFFF" w:themeColor="background1"/>
            <w:rPrChange w:id="1790" w:author="Stephen Reynolds, Jr." w:date="2013-02-07T16:23:00Z">
              <w:rPr/>
            </w:rPrChange>
          </w:rPr>
          <w:t>, Sanhedrin</w:t>
        </w:r>
      </w:ins>
    </w:p>
    <w:p w:rsidR="000202F8" w:rsidRDefault="000202F8" w:rsidP="00247F1E">
      <w:pPr>
        <w:pStyle w:val="SQBibleAtlas"/>
        <w:spacing w:line="480" w:lineRule="auto"/>
        <w:ind w:left="360"/>
        <w:rPr>
          <w:ins w:id="1791" w:author="Stephen Reynolds, Jr." w:date="2013-02-07T16:22:00Z"/>
        </w:rPr>
        <w:pPrChange w:id="1792" w:author="Stephen Reynolds, Jr." w:date="2013-02-07T16:28:00Z">
          <w:pPr>
            <w:pStyle w:val="ParagraphNormal"/>
          </w:pPr>
        </w:pPrChange>
      </w:pPr>
      <w:ins w:id="1793" w:author="Stephen Reynolds, Jr." w:date="2013-02-07T16:22:00Z">
        <w:r>
          <w:t>What two ROMAN entities did Christ stand before as in trial?</w:t>
        </w:r>
      </w:ins>
    </w:p>
    <w:p w:rsidR="000202F8" w:rsidRPr="000202F8" w:rsidRDefault="000202F8" w:rsidP="00247F1E">
      <w:pPr>
        <w:pStyle w:val="SQBibleAtlas"/>
        <w:numPr>
          <w:ilvl w:val="0"/>
          <w:numId w:val="0"/>
        </w:numPr>
        <w:spacing w:line="480" w:lineRule="auto"/>
        <w:ind w:left="360"/>
        <w:rPr>
          <w:ins w:id="1794" w:author="Stephen Reynolds, Jr." w:date="2013-02-07T16:23:00Z"/>
          <w:color w:val="FFFFFF" w:themeColor="background1"/>
          <w:u w:val="single"/>
          <w:rPrChange w:id="1795" w:author="Stephen Reynolds, Jr." w:date="2013-02-07T16:23:00Z">
            <w:rPr>
              <w:ins w:id="1796" w:author="Stephen Reynolds, Jr." w:date="2013-02-07T16:23:00Z"/>
            </w:rPr>
          </w:rPrChange>
        </w:rPr>
        <w:pPrChange w:id="1797" w:author="Stephen Reynolds, Jr." w:date="2013-02-07T16:28:00Z">
          <w:pPr>
            <w:pStyle w:val="SQBibleAtlas"/>
            <w:numPr>
              <w:numId w:val="0"/>
            </w:numPr>
            <w:ind w:left="360" w:firstLine="0"/>
          </w:pPr>
        </w:pPrChange>
      </w:pPr>
      <w:ins w:id="1798" w:author="Stephen Reynolds, Jr." w:date="2013-02-07T16:23:00Z">
        <w:r w:rsidRPr="000202F8">
          <w:rPr>
            <w:color w:val="FFFFFF" w:themeColor="background1"/>
            <w:u w:val="single"/>
            <w:rPrChange w:id="1799" w:author="Stephen Reynolds, Jr." w:date="2013-02-07T16:23:00Z">
              <w:rPr/>
            </w:rPrChange>
          </w:rPr>
          <w:t>Pilate, Herod</w:t>
        </w:r>
      </w:ins>
    </w:p>
    <w:p w:rsidR="000202F8" w:rsidRDefault="000202F8" w:rsidP="00247F1E">
      <w:pPr>
        <w:pStyle w:val="SQBibleAtlas"/>
        <w:spacing w:line="480" w:lineRule="auto"/>
        <w:ind w:left="360"/>
        <w:rPr>
          <w:ins w:id="1800" w:author="Stephen Reynolds, Jr." w:date="2013-02-07T16:23:00Z"/>
        </w:rPr>
        <w:pPrChange w:id="1801" w:author="Stephen Reynolds, Jr." w:date="2013-02-07T16:28:00Z">
          <w:pPr>
            <w:pStyle w:val="ParagraphNormal"/>
          </w:pPr>
        </w:pPrChange>
      </w:pPr>
      <w:ins w:id="1802" w:author="Stephen Reynolds, Jr." w:date="2013-02-07T16:23:00Z">
        <w:r>
          <w:t>Before which ROMAN entity did Christ stand FIRST?</w:t>
        </w:r>
      </w:ins>
    </w:p>
    <w:p w:rsidR="000202F8" w:rsidRPr="000202F8" w:rsidRDefault="000202F8" w:rsidP="00247F1E">
      <w:pPr>
        <w:pStyle w:val="SQBibleAtlas"/>
        <w:numPr>
          <w:ilvl w:val="0"/>
          <w:numId w:val="0"/>
        </w:numPr>
        <w:spacing w:line="480" w:lineRule="auto"/>
        <w:ind w:left="360"/>
        <w:rPr>
          <w:ins w:id="1803" w:author="Stephen Reynolds, Jr." w:date="2013-02-07T16:23:00Z"/>
          <w:color w:val="FFFFFF" w:themeColor="background1"/>
          <w:u w:val="single"/>
          <w:rPrChange w:id="1804" w:author="Stephen Reynolds, Jr." w:date="2013-02-07T16:23:00Z">
            <w:rPr>
              <w:ins w:id="1805" w:author="Stephen Reynolds, Jr." w:date="2013-02-07T16:23:00Z"/>
            </w:rPr>
          </w:rPrChange>
        </w:rPr>
        <w:pPrChange w:id="1806" w:author="Stephen Reynolds, Jr." w:date="2013-02-07T16:28:00Z">
          <w:pPr>
            <w:pStyle w:val="ParagraphNormal"/>
          </w:pPr>
        </w:pPrChange>
      </w:pPr>
      <w:ins w:id="1807" w:author="Stephen Reynolds, Jr." w:date="2013-02-07T16:23:00Z">
        <w:r w:rsidRPr="000202F8">
          <w:rPr>
            <w:color w:val="FFFFFF" w:themeColor="background1"/>
            <w:u w:val="single"/>
            <w:rPrChange w:id="1808" w:author="Stephen Reynolds, Jr." w:date="2013-02-07T16:23:00Z">
              <w:rPr/>
            </w:rPrChange>
          </w:rPr>
          <w:t>Pilate</w:t>
        </w:r>
      </w:ins>
    </w:p>
    <w:p w:rsidR="000202F8" w:rsidRDefault="00C16651" w:rsidP="00247F1E">
      <w:pPr>
        <w:pStyle w:val="SQBibleAtlas"/>
        <w:spacing w:line="480" w:lineRule="auto"/>
        <w:ind w:left="360"/>
        <w:rPr>
          <w:ins w:id="1809" w:author="Stephen Reynolds, Jr." w:date="2013-02-07T16:26:00Z"/>
        </w:rPr>
        <w:pPrChange w:id="1810" w:author="Stephen Reynolds, Jr." w:date="2013-02-07T16:28:00Z">
          <w:pPr>
            <w:pStyle w:val="ParagraphNormal"/>
          </w:pPr>
        </w:pPrChange>
      </w:pPr>
      <w:ins w:id="1811" w:author="Stephen Reynolds, Jr." w:date="2013-02-07T16:25:00Z">
        <w:r>
          <w:t>Describe</w:t>
        </w:r>
      </w:ins>
      <w:ins w:id="1812" w:author="Stephen Reynolds, Jr." w:date="2013-02-07T16:24:00Z">
        <w:r>
          <w:t xml:space="preserve"> the abuse Christ endured on the day of </w:t>
        </w:r>
      </w:ins>
      <w:ins w:id="1813" w:author="Stephen Reynolds, Jr." w:date="2013-02-07T16:25:00Z">
        <w:r>
          <w:t>H</w:t>
        </w:r>
      </w:ins>
      <w:ins w:id="1814" w:author="Stephen Reynolds, Jr." w:date="2013-02-07T16:24:00Z">
        <w:r>
          <w:t>is crucifixion.</w:t>
        </w:r>
      </w:ins>
    </w:p>
    <w:p w:rsidR="00E2243A" w:rsidRDefault="00E2243A" w:rsidP="00247F1E">
      <w:pPr>
        <w:pStyle w:val="SQBibleAtlas"/>
        <w:numPr>
          <w:ilvl w:val="0"/>
          <w:numId w:val="0"/>
        </w:numPr>
        <w:spacing w:line="480" w:lineRule="auto"/>
        <w:ind w:left="360"/>
        <w:rPr>
          <w:ins w:id="1815" w:author="Stephen Reynolds, Jr." w:date="2013-02-07T16:26:00Z"/>
        </w:rPr>
        <w:pPrChange w:id="1816" w:author="Stephen Reynolds, Jr." w:date="2013-02-07T16:28:00Z">
          <w:pPr>
            <w:pStyle w:val="ParagraphNormal"/>
          </w:pPr>
        </w:pPrChange>
      </w:pPr>
    </w:p>
    <w:p w:rsidR="00E2243A" w:rsidRDefault="00E2243A" w:rsidP="00247F1E">
      <w:pPr>
        <w:pStyle w:val="SQBibleAtlas"/>
        <w:numPr>
          <w:ilvl w:val="1"/>
          <w:numId w:val="58"/>
        </w:numPr>
        <w:spacing w:line="480" w:lineRule="auto"/>
        <w:rPr>
          <w:ins w:id="1817" w:author="Stephen Reynolds, Jr." w:date="2013-02-07T16:26:00Z"/>
        </w:rPr>
        <w:pPrChange w:id="1818" w:author="Stephen Reynolds, Jr." w:date="2013-02-07T16:28:00Z">
          <w:pPr>
            <w:pStyle w:val="ParagraphNormal"/>
          </w:pPr>
        </w:pPrChange>
      </w:pPr>
      <w:ins w:id="1819" w:author="Stephen Reynolds, Jr." w:date="2013-02-07T16:26:00Z">
        <w:r>
          <w:t>Christ made 7 definite statements while on the cross. What were they?</w:t>
        </w:r>
      </w:ins>
    </w:p>
    <w:p w:rsidR="00E2243A" w:rsidRDefault="00AF2341" w:rsidP="00247F1E">
      <w:pPr>
        <w:pStyle w:val="SQBibleAtlas"/>
        <w:numPr>
          <w:ilvl w:val="0"/>
          <w:numId w:val="59"/>
        </w:numPr>
        <w:spacing w:line="480" w:lineRule="auto"/>
        <w:rPr>
          <w:ins w:id="1820" w:author="Stephen Reynolds, Jr." w:date="2013-02-07T16:27:00Z"/>
        </w:rPr>
        <w:pPrChange w:id="1821" w:author="Stephen Reynolds, Jr." w:date="2013-02-07T16:28:00Z">
          <w:pPr>
            <w:pStyle w:val="ParagraphNormal"/>
          </w:pPr>
        </w:pPrChange>
      </w:pPr>
      <w:ins w:id="1822" w:author="Stephen Reynolds, Jr." w:date="2013-02-07T16:29:00Z">
        <w:r>
          <w:t xml:space="preserve">What does </w:t>
        </w:r>
      </w:ins>
      <w:ins w:id="1823" w:author="Stephen Reynolds, Jr." w:date="2013-02-07T16:30:00Z">
        <w:r>
          <w:t>“Jesus” mean?</w:t>
        </w:r>
      </w:ins>
    </w:p>
    <w:p w:rsidR="00E2243A" w:rsidRDefault="00AF2341" w:rsidP="00247F1E">
      <w:pPr>
        <w:pStyle w:val="SQBibleAtlas"/>
        <w:numPr>
          <w:ilvl w:val="0"/>
          <w:numId w:val="59"/>
        </w:numPr>
        <w:spacing w:line="480" w:lineRule="auto"/>
        <w:rPr>
          <w:ins w:id="1824" w:author="Stephen Reynolds, Jr." w:date="2013-02-07T16:27:00Z"/>
        </w:rPr>
        <w:pPrChange w:id="1825" w:author="Stephen Reynolds, Jr." w:date="2013-02-07T16:28:00Z">
          <w:pPr>
            <w:pStyle w:val="ParagraphNormal"/>
          </w:pPr>
        </w:pPrChange>
      </w:pPr>
      <w:ins w:id="1826" w:author="Stephen Reynolds, Jr." w:date="2013-02-07T16:30:00Z">
        <w:r>
          <w:t>What does “</w:t>
        </w:r>
        <w:proofErr w:type="spellStart"/>
        <w:r>
          <w:t>christ</w:t>
        </w:r>
        <w:proofErr w:type="spellEnd"/>
        <w:r>
          <w:t>” mean?</w:t>
        </w:r>
      </w:ins>
    </w:p>
    <w:p w:rsidR="00E2243A" w:rsidRDefault="00AF2341" w:rsidP="00247F1E">
      <w:pPr>
        <w:pStyle w:val="SQBibleAtlas"/>
        <w:numPr>
          <w:ilvl w:val="0"/>
          <w:numId w:val="59"/>
        </w:numPr>
        <w:spacing w:line="480" w:lineRule="auto"/>
        <w:rPr>
          <w:ins w:id="1827" w:author="Stephen Reynolds, Jr." w:date="2013-02-07T16:27:00Z"/>
        </w:rPr>
        <w:pPrChange w:id="1828" w:author="Stephen Reynolds, Jr." w:date="2013-02-07T16:28:00Z">
          <w:pPr>
            <w:pStyle w:val="ParagraphNormal"/>
          </w:pPr>
        </w:pPrChange>
      </w:pPr>
      <w:ins w:id="1829" w:author="Stephen Reynolds, Jr." w:date="2013-02-07T16:30:00Z">
        <w:r>
          <w:t>What does “messiah” mean?</w:t>
        </w:r>
      </w:ins>
    </w:p>
    <w:p w:rsidR="00E2243A" w:rsidRDefault="004610DC" w:rsidP="00247F1E">
      <w:pPr>
        <w:pStyle w:val="SQBibleAtlas"/>
        <w:numPr>
          <w:ilvl w:val="0"/>
          <w:numId w:val="59"/>
        </w:numPr>
        <w:spacing w:line="480" w:lineRule="auto"/>
        <w:rPr>
          <w:ins w:id="1830" w:author="Stephen Reynolds, Jr." w:date="2013-02-07T16:27:00Z"/>
        </w:rPr>
        <w:pPrChange w:id="1831" w:author="Stephen Reynolds, Jr." w:date="2013-02-07T16:28:00Z">
          <w:pPr>
            <w:pStyle w:val="ParagraphNormal"/>
          </w:pPr>
        </w:pPrChange>
      </w:pPr>
      <w:ins w:id="1832" w:author="Stephen Reynolds, Jr." w:date="2013-02-07T16:27:00Z">
        <w:r>
          <w:t xml:space="preserve"> </w:t>
        </w:r>
      </w:ins>
      <w:ins w:id="1833" w:author="Stephen Reynolds, Jr." w:date="2013-02-07T16:31:00Z">
        <w:r>
          <w:t>What O.T. Hebrew name is the same as “Jesus”?</w:t>
        </w:r>
      </w:ins>
    </w:p>
    <w:p w:rsidR="000202F8" w:rsidRDefault="00E90A0B" w:rsidP="00E90A0B">
      <w:pPr>
        <w:pStyle w:val="SQBibleAtlas"/>
        <w:numPr>
          <w:ilvl w:val="0"/>
          <w:numId w:val="0"/>
        </w:numPr>
        <w:spacing w:line="480" w:lineRule="auto"/>
        <w:rPr>
          <w:ins w:id="1834" w:author="Stephen Reynolds, Jr." w:date="2013-02-07T16:22:00Z"/>
        </w:rPr>
        <w:pPrChange w:id="1835" w:author="Stephen Reynolds, Jr." w:date="2013-02-07T17:29:00Z">
          <w:pPr>
            <w:pStyle w:val="ParagraphNormal"/>
          </w:pPr>
        </w:pPrChange>
      </w:pPr>
      <w:ins w:id="1836" w:author="Stephen Reynolds, Jr." w:date="2013-02-07T17:29:00Z">
        <w:r>
          <w:t xml:space="preserve">47-50. Name </w:t>
        </w:r>
      </w:ins>
      <w:ins w:id="1837" w:author="Stephen Reynolds, Jr." w:date="2013-02-07T17:30:00Z">
        <w:r>
          <w:t>f</w:t>
        </w:r>
      </w:ins>
      <w:bookmarkStart w:id="1838" w:name="_GoBack"/>
      <w:bookmarkEnd w:id="1838"/>
      <w:ins w:id="1839" w:author="Stephen Reynolds, Jr." w:date="2013-02-07T17:29:00Z">
        <w:r>
          <w:t xml:space="preserve">our </w:t>
        </w:r>
      </w:ins>
      <w:ins w:id="1840" w:author="Stephen Reynolds, Jr." w:date="2013-02-07T17:30:00Z">
        <w:r>
          <w:t xml:space="preserve">different </w:t>
        </w:r>
      </w:ins>
      <w:ins w:id="1841" w:author="Stephen Reynolds, Jr." w:date="2013-02-07T17:29:00Z">
        <w:r>
          <w:t>sermons, parables or lessons  Christ taught.</w:t>
        </w:r>
      </w:ins>
    </w:p>
    <w:p w:rsidR="000202F8" w:rsidRDefault="000202F8" w:rsidP="000202F8">
      <w:pPr>
        <w:pStyle w:val="SQBibleAtlas"/>
        <w:numPr>
          <w:ilvl w:val="0"/>
          <w:numId w:val="0"/>
        </w:numPr>
        <w:ind w:left="1260" w:hanging="360"/>
        <w:rPr>
          <w:ins w:id="1842" w:author="Stephen Reynolds, Jr." w:date="2013-02-07T16:22:00Z"/>
        </w:rPr>
        <w:pPrChange w:id="1843" w:author="Stephen Reynolds, Jr." w:date="2013-02-07T16:22:00Z">
          <w:pPr>
            <w:pStyle w:val="ParagraphNormal"/>
          </w:pPr>
        </w:pPrChange>
      </w:pPr>
    </w:p>
    <w:p w:rsidR="000202F8" w:rsidRDefault="000202F8" w:rsidP="000202F8">
      <w:pPr>
        <w:pStyle w:val="SQBibleAtlas"/>
        <w:numPr>
          <w:ilvl w:val="0"/>
          <w:numId w:val="0"/>
        </w:numPr>
        <w:ind w:left="360"/>
        <w:rPr>
          <w:ins w:id="1844" w:author="Stephen Reynolds, Jr." w:date="2013-02-07T15:56:00Z"/>
        </w:rPr>
        <w:pPrChange w:id="1845" w:author="Stephen Reynolds, Jr." w:date="2013-02-07T16:22:00Z">
          <w:pPr>
            <w:pStyle w:val="ParagraphNormal"/>
          </w:pPr>
        </w:pPrChange>
      </w:pPr>
    </w:p>
    <w:p w:rsidR="000E2709" w:rsidRDefault="000E2709" w:rsidP="000E2709">
      <w:pPr>
        <w:pStyle w:val="SQBibleAtlas"/>
        <w:numPr>
          <w:ilvl w:val="0"/>
          <w:numId w:val="0"/>
        </w:numPr>
        <w:ind w:left="1260" w:hanging="360"/>
        <w:rPr>
          <w:ins w:id="1846" w:author="Stephen Reynolds, Jr." w:date="2013-02-07T15:07:00Z"/>
        </w:rPr>
        <w:pPrChange w:id="1847" w:author="Stephen Reynolds, Jr." w:date="2013-02-07T15:56:00Z">
          <w:pPr>
            <w:pStyle w:val="ParagraphNormal"/>
          </w:pPr>
        </w:pPrChange>
      </w:pPr>
    </w:p>
    <w:p w:rsidR="000E1621" w:rsidRPr="00396E8D" w:rsidRDefault="000E1621" w:rsidP="000E1621">
      <w:pPr>
        <w:pStyle w:val="SQBibleAtlas"/>
        <w:numPr>
          <w:ilvl w:val="0"/>
          <w:numId w:val="0"/>
        </w:numPr>
        <w:ind w:left="1080" w:hanging="360"/>
        <w:pPrChange w:id="1848" w:author="Stephen Reynolds, Jr." w:date="2013-02-07T15:07:00Z">
          <w:pPr>
            <w:pStyle w:val="ParagraphNormal"/>
          </w:pPr>
        </w:pPrChange>
      </w:pPr>
    </w:p>
    <w:sectPr w:rsidR="000E1621" w:rsidRPr="00396E8D" w:rsidSect="00A554D6">
      <w:type w:val="continuous"/>
      <w:pgSz w:w="12240" w:h="15840" w:code="1"/>
      <w:pgMar w:top="1440" w:right="1008" w:bottom="1440" w:left="1008" w:header="720" w:footer="720" w:gutter="0"/>
      <w:cols w:space="240"/>
      <w:titlePg/>
      <w:docGrid w:linePitch="360"/>
      <w:sectPrChange w:id="1849" w:author="Stephen Reynolds, Jr." w:date="2013-02-07T14:31:00Z">
        <w:sectPr w:rsidR="000E1621" w:rsidRPr="00396E8D" w:rsidSect="00A554D6">
          <w:pgMar w:top="1440" w:right="1008" w:bottom="1440" w:left="1008"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0DC" w:rsidRDefault="004610DC" w:rsidP="0030049A">
      <w:r>
        <w:separator/>
      </w:r>
    </w:p>
  </w:endnote>
  <w:endnote w:type="continuationSeparator" w:id="0">
    <w:p w:rsidR="004610DC" w:rsidRDefault="004610DC" w:rsidP="00300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0DC" w:rsidRDefault="004610DC" w:rsidP="0030049A">
      <w:r>
        <w:separator/>
      </w:r>
    </w:p>
  </w:footnote>
  <w:footnote w:type="continuationSeparator" w:id="0">
    <w:p w:rsidR="004610DC" w:rsidRDefault="004610DC" w:rsidP="003004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2.75pt;height:18pt" o:bullet="t">
        <v:imagedata r:id="rId1" o:title="line"/>
      </v:shape>
    </w:pict>
  </w:numPicBullet>
  <w:abstractNum w:abstractNumId="0">
    <w:nsid w:val="0D7E439A"/>
    <w:multiLevelType w:val="hybridMultilevel"/>
    <w:tmpl w:val="8458B37E"/>
    <w:lvl w:ilvl="0" w:tplc="97DEA44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F56177B"/>
    <w:multiLevelType w:val="hybridMultilevel"/>
    <w:tmpl w:val="23ACD902"/>
    <w:lvl w:ilvl="0" w:tplc="9D02EEB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17344"/>
    <w:multiLevelType w:val="hybridMultilevel"/>
    <w:tmpl w:val="050E2EB0"/>
    <w:lvl w:ilvl="0" w:tplc="87C6526E">
      <w:start w:val="1"/>
      <w:numFmt w:val="decimal"/>
      <w:pStyle w:val="Style4"/>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8D904C6"/>
    <w:multiLevelType w:val="hybridMultilevel"/>
    <w:tmpl w:val="896A1066"/>
    <w:lvl w:ilvl="0" w:tplc="772C4FA6">
      <w:start w:val="1"/>
      <w:numFmt w:val="bullet"/>
      <w:lvlText w:val=""/>
      <w:lvlPicBulletId w:val="0"/>
      <w:lvlJc w:val="left"/>
      <w:pPr>
        <w:ind w:left="1260" w:hanging="360"/>
      </w:pPr>
      <w:rPr>
        <w:rFonts w:ascii="Symbol" w:hAnsi="Symbol" w:hint="default"/>
        <w:color w:val="auto"/>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4">
    <w:nsid w:val="297E0E76"/>
    <w:multiLevelType w:val="hybridMultilevel"/>
    <w:tmpl w:val="B2DC3C66"/>
    <w:lvl w:ilvl="0" w:tplc="04090013">
      <w:start w:val="1"/>
      <w:numFmt w:val="upperRoman"/>
      <w:pStyle w:val="Style2"/>
      <w:lvlText w:val="%1."/>
      <w:lvlJc w:val="righ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2DBD74D4"/>
    <w:multiLevelType w:val="hybridMultilevel"/>
    <w:tmpl w:val="6A5C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911D4B"/>
    <w:multiLevelType w:val="hybridMultilevel"/>
    <w:tmpl w:val="128E2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603A9"/>
    <w:multiLevelType w:val="hybridMultilevel"/>
    <w:tmpl w:val="2286DA94"/>
    <w:lvl w:ilvl="0" w:tplc="240E7CEC">
      <w:start w:val="1"/>
      <w:numFmt w:val="decimal"/>
      <w:pStyle w:val="List7"/>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604DDD"/>
    <w:multiLevelType w:val="hybridMultilevel"/>
    <w:tmpl w:val="5F887C14"/>
    <w:lvl w:ilvl="0" w:tplc="04090001">
      <w:start w:val="2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C62CF7"/>
    <w:multiLevelType w:val="hybridMultilevel"/>
    <w:tmpl w:val="5A7E237E"/>
    <w:lvl w:ilvl="0" w:tplc="04090013">
      <w:start w:val="1"/>
      <w:numFmt w:val="bullet"/>
      <w:pStyle w:val="17"/>
      <w:lvlText w:val=""/>
      <w:lvlJc w:val="left"/>
      <w:pPr>
        <w:ind w:left="1080" w:hanging="720"/>
      </w:pPr>
      <w:rPr>
        <w:rFonts w:ascii="Symbol" w:hAnsi="Symbol" w:hint="default"/>
        <w:sz w:val="2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5EC27EB"/>
    <w:multiLevelType w:val="multilevel"/>
    <w:tmpl w:val="04090027"/>
    <w:styleLink w:val="WayShouldBe"/>
    <w:lvl w:ilvl="0">
      <w:start w:val="1"/>
      <w:numFmt w:val="upperRoman"/>
      <w:lvlText w:val="%1."/>
      <w:lvlJc w:val="left"/>
      <w:rPr>
        <w:rFonts w:ascii="Times New Roman" w:hAnsi="Times New Roman" w:cs="Times New Roman"/>
        <w:sz w:val="28"/>
      </w:rPr>
    </w:lvl>
    <w:lvl w:ilvl="1">
      <w:start w:val="1"/>
      <w:numFmt w:val="upperLetter"/>
      <w:lvlText w:val="%2."/>
      <w:lvlJc w:val="left"/>
      <w:pPr>
        <w:ind w:left="720"/>
      </w:pPr>
      <w:rPr>
        <w:rFonts w:ascii="Times New Roman" w:hAnsi="Times New Roman" w:cs="Times New Roman"/>
        <w:sz w:val="28"/>
      </w:rPr>
    </w:lvl>
    <w:lvl w:ilvl="2">
      <w:start w:val="1"/>
      <w:numFmt w:val="decimal"/>
      <w:lvlText w:val="%3."/>
      <w:lvlJc w:val="left"/>
      <w:pPr>
        <w:ind w:left="1440"/>
      </w:pPr>
      <w:rPr>
        <w:rFonts w:ascii="Times New Roman" w:hAnsi="Times New Roman" w:cs="Times New Roman"/>
        <w:sz w:val="28"/>
      </w:rPr>
    </w:lvl>
    <w:lvl w:ilvl="3">
      <w:start w:val="1"/>
      <w:numFmt w:val="lowerLetter"/>
      <w:lvlText w:val="%4)"/>
      <w:lvlJc w:val="left"/>
      <w:pPr>
        <w:ind w:left="2160"/>
      </w:pPr>
      <w:rPr>
        <w:rFonts w:ascii="Times New Roman" w:hAnsi="Times New Roman" w:cs="Times New Roman"/>
        <w:sz w:val="28"/>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11">
    <w:nsid w:val="4A4279DC"/>
    <w:multiLevelType w:val="hybridMultilevel"/>
    <w:tmpl w:val="D1960A36"/>
    <w:lvl w:ilvl="0" w:tplc="39422136">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566D7E"/>
    <w:multiLevelType w:val="hybridMultilevel"/>
    <w:tmpl w:val="96829072"/>
    <w:lvl w:ilvl="0" w:tplc="04090001">
      <w:start w:val="1"/>
      <w:numFmt w:val="decimal"/>
      <w:pStyle w:val="SQBibleAtlas"/>
      <w:lvlText w:val="%1."/>
      <w:lvlJc w:val="left"/>
      <w:pPr>
        <w:ind w:left="720" w:hanging="360"/>
      </w:pPr>
      <w:rPr>
        <w:rFonts w:cs="Times New Roman" w:hint="default"/>
        <w:color w:val="auto"/>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13">
    <w:nsid w:val="528D2F1F"/>
    <w:multiLevelType w:val="hybridMultilevel"/>
    <w:tmpl w:val="D8EC8C7C"/>
    <w:lvl w:ilvl="0" w:tplc="BF6657C8">
      <w:start w:val="1"/>
      <w:numFmt w:val="decimal"/>
      <w:pStyle w:val="tests"/>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4">
    <w:nsid w:val="54D775D6"/>
    <w:multiLevelType w:val="multilevel"/>
    <w:tmpl w:val="AF608CB0"/>
    <w:lvl w:ilvl="0">
      <w:start w:val="36"/>
      <w:numFmt w:val="decimal"/>
      <w:lvlText w:val="%1-"/>
      <w:lvlJc w:val="left"/>
      <w:pPr>
        <w:ind w:left="660" w:hanging="660"/>
      </w:pPr>
      <w:rPr>
        <w:rFonts w:hint="default"/>
      </w:rPr>
    </w:lvl>
    <w:lvl w:ilvl="1">
      <w:start w:val="4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4F16E6F"/>
    <w:multiLevelType w:val="multilevel"/>
    <w:tmpl w:val="0409001D"/>
    <w:styleLink w:val="DBIList"/>
    <w:lvl w:ilvl="0">
      <w:start w:val="1"/>
      <w:numFmt w:val="upperRoman"/>
      <w:lvlText w:val="%1)"/>
      <w:lvlJc w:val="left"/>
      <w:pPr>
        <w:tabs>
          <w:tab w:val="num" w:pos="360"/>
        </w:tabs>
        <w:ind w:left="360" w:hanging="360"/>
      </w:pPr>
    </w:lvl>
    <w:lvl w:ilvl="1">
      <w:start w:val="1"/>
      <w:numFmt w:val="upp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586E401D"/>
    <w:multiLevelType w:val="hybridMultilevel"/>
    <w:tmpl w:val="D1068532"/>
    <w:lvl w:ilvl="0" w:tplc="8D3A71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CB6A42"/>
    <w:multiLevelType w:val="singleLevel"/>
    <w:tmpl w:val="E1E21CD0"/>
    <w:lvl w:ilvl="0">
      <w:start w:val="1"/>
      <w:numFmt w:val="decimal"/>
      <w:pStyle w:val="IIISub-subpoints"/>
      <w:lvlText w:val="%1."/>
      <w:lvlJc w:val="left"/>
      <w:pPr>
        <w:tabs>
          <w:tab w:val="num" w:pos="1512"/>
        </w:tabs>
        <w:ind w:left="1512" w:hanging="432"/>
      </w:pPr>
      <w:rPr>
        <w:rFonts w:cs="Times New Roman"/>
      </w:rPr>
    </w:lvl>
  </w:abstractNum>
  <w:abstractNum w:abstractNumId="18">
    <w:nsid w:val="67FF6784"/>
    <w:multiLevelType w:val="hybridMultilevel"/>
    <w:tmpl w:val="0D5A869E"/>
    <w:lvl w:ilvl="0" w:tplc="ECF2C312">
      <w:start w:val="1"/>
      <w:numFmt w:val="upperRoman"/>
      <w:pStyle w:val="Heading3"/>
      <w:lvlText w:val="%1."/>
      <w:lvlJc w:val="right"/>
      <w:pPr>
        <w:ind w:left="720" w:hanging="360"/>
      </w:pPr>
      <w:rPr>
        <w:rFonts w:cs="Times New Roman"/>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19">
    <w:nsid w:val="68B07D3B"/>
    <w:multiLevelType w:val="multilevel"/>
    <w:tmpl w:val="0409001D"/>
    <w:styleLink w:val="Style1"/>
    <w:lvl w:ilvl="0">
      <w:start w:val="1"/>
      <w:numFmt w:val="upperRoman"/>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9082038"/>
    <w:multiLevelType w:val="multilevel"/>
    <w:tmpl w:val="5964B44E"/>
    <w:lvl w:ilvl="0">
      <w:start w:val="43"/>
      <w:numFmt w:val="decimal"/>
      <w:lvlText w:val="%1."/>
      <w:lvlJc w:val="left"/>
      <w:pPr>
        <w:ind w:left="660" w:hanging="660"/>
      </w:pPr>
      <w:rPr>
        <w:rFonts w:hint="default"/>
      </w:rPr>
    </w:lvl>
    <w:lvl w:ilvl="1">
      <w:start w:val="4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ADC444F"/>
    <w:multiLevelType w:val="hybridMultilevel"/>
    <w:tmpl w:val="55C28B58"/>
    <w:lvl w:ilvl="0" w:tplc="3B7A2BD8">
      <w:start w:val="1"/>
      <w:numFmt w:val="lowerLetter"/>
      <w:pStyle w:val="List6"/>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E50C0B"/>
    <w:multiLevelType w:val="hybridMultilevel"/>
    <w:tmpl w:val="063C9CDA"/>
    <w:lvl w:ilvl="0" w:tplc="DDF6B8C8">
      <w:start w:val="1"/>
      <w:numFmt w:val="decimal"/>
      <w:pStyle w:val="Style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7E3D3069"/>
    <w:multiLevelType w:val="hybridMultilevel"/>
    <w:tmpl w:val="0F3A9F68"/>
    <w:lvl w:ilvl="0" w:tplc="DDF6B8C8">
      <w:start w:val="1"/>
      <w:numFmt w:val="decimal"/>
      <w:pStyle w:val="Style6"/>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19"/>
  </w:num>
  <w:num w:numId="2">
    <w:abstractNumId w:val="15"/>
  </w:num>
  <w:num w:numId="3">
    <w:abstractNumId w:val="16"/>
  </w:num>
  <w:num w:numId="4">
    <w:abstractNumId w:val="17"/>
  </w:num>
  <w:num w:numId="5">
    <w:abstractNumId w:val="4"/>
  </w:num>
  <w:num w:numId="6">
    <w:abstractNumId w:val="22"/>
  </w:num>
  <w:num w:numId="7">
    <w:abstractNumId w:val="2"/>
  </w:num>
  <w:num w:numId="8">
    <w:abstractNumId w:val="10"/>
  </w:num>
  <w:num w:numId="9">
    <w:abstractNumId w:val="9"/>
  </w:num>
  <w:num w:numId="10">
    <w:abstractNumId w:val="12"/>
  </w:num>
  <w:num w:numId="11">
    <w:abstractNumId w:val="13"/>
  </w:num>
  <w:num w:numId="12">
    <w:abstractNumId w:val="23"/>
  </w:num>
  <w:num w:numId="13">
    <w:abstractNumId w:val="0"/>
  </w:num>
  <w:num w:numId="14">
    <w:abstractNumId w:val="11"/>
  </w:num>
  <w:num w:numId="15">
    <w:abstractNumId w:val="1"/>
  </w:num>
  <w:num w:numId="16">
    <w:abstractNumId w:val="18"/>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8"/>
  </w:num>
  <w:num w:numId="21">
    <w:abstractNumId w:val="1"/>
    <w:lvlOverride w:ilvl="0">
      <w:startOverride w:val="1"/>
    </w:lvlOverride>
  </w:num>
  <w:num w:numId="22">
    <w:abstractNumId w:val="0"/>
    <w:lvlOverride w:ilvl="0">
      <w:startOverride w:val="1"/>
    </w:lvlOverride>
  </w:num>
  <w:num w:numId="23">
    <w:abstractNumId w:val="1"/>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21"/>
  </w:num>
  <w:num w:numId="28">
    <w:abstractNumId w:val="7"/>
  </w:num>
  <w:num w:numId="29">
    <w:abstractNumId w:val="21"/>
    <w:lvlOverride w:ilvl="0">
      <w:startOverride w:val="1"/>
    </w:lvlOverride>
  </w:num>
  <w:num w:numId="30">
    <w:abstractNumId w:val="0"/>
    <w:lvlOverride w:ilvl="0">
      <w:startOverride w:val="1"/>
    </w:lvlOverride>
  </w:num>
  <w:num w:numId="31">
    <w:abstractNumId w:val="21"/>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11"/>
    <w:lvlOverride w:ilvl="0">
      <w:startOverride w:val="1"/>
    </w:lvlOverride>
  </w:num>
  <w:num w:numId="39">
    <w:abstractNumId w:val="1"/>
    <w:lvlOverride w:ilvl="0">
      <w:startOverride w:val="1"/>
    </w:lvlOverride>
  </w:num>
  <w:num w:numId="40">
    <w:abstractNumId w:val="11"/>
    <w:lvlOverride w:ilvl="0">
      <w:startOverride w:val="1"/>
    </w:lvlOverride>
  </w:num>
  <w:num w:numId="41">
    <w:abstractNumId w:val="1"/>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1"/>
    <w:lvlOverride w:ilvl="0">
      <w:startOverride w:val="1"/>
    </w:lvlOverride>
  </w:num>
  <w:num w:numId="45">
    <w:abstractNumId w:val="0"/>
    <w:lvlOverride w:ilvl="0">
      <w:startOverride w:val="1"/>
    </w:lvlOverride>
  </w:num>
  <w:num w:numId="46">
    <w:abstractNumId w:val="18"/>
    <w:lvlOverride w:ilvl="0">
      <w:startOverride w:val="1"/>
    </w:lvlOverride>
  </w:num>
  <w:num w:numId="47">
    <w:abstractNumId w:val="18"/>
    <w:lvlOverride w:ilvl="0">
      <w:startOverride w:val="1"/>
    </w:lvlOverride>
  </w:num>
  <w:num w:numId="48">
    <w:abstractNumId w:val="11"/>
    <w:lvlOverride w:ilvl="0">
      <w:startOverride w:val="1"/>
    </w:lvlOverride>
  </w:num>
  <w:num w:numId="49">
    <w:abstractNumId w:val="5"/>
  </w:num>
  <w:num w:numId="50">
    <w:abstractNumId w:val="11"/>
    <w:lvlOverride w:ilvl="0">
      <w:startOverride w:val="1"/>
    </w:lvlOverride>
  </w:num>
  <w:num w:numId="51">
    <w:abstractNumId w:val="6"/>
  </w:num>
  <w:num w:numId="52">
    <w:abstractNumId w:val="12"/>
    <w:lvlOverride w:ilvl="0">
      <w:startOverride w:val="1"/>
    </w:lvlOverride>
  </w:num>
  <w:num w:numId="53">
    <w:abstractNumId w:val="12"/>
    <w:lvlOverride w:ilvl="0">
      <w:startOverride w:val="1"/>
    </w:lvlOverride>
  </w:num>
  <w:num w:numId="54">
    <w:abstractNumId w:val="3"/>
  </w:num>
  <w:num w:numId="55">
    <w:abstractNumId w:val="12"/>
    <w:lvlOverride w:ilvl="0">
      <w:startOverride w:val="1"/>
    </w:lvlOverride>
  </w:num>
  <w:num w:numId="56">
    <w:abstractNumId w:val="1"/>
    <w:lvlOverride w:ilvl="0">
      <w:startOverride w:val="1"/>
    </w:lvlOverride>
  </w:num>
  <w:num w:numId="57">
    <w:abstractNumId w:val="0"/>
    <w:lvlOverride w:ilvl="0">
      <w:startOverride w:val="1"/>
    </w:lvlOverride>
  </w:num>
  <w:num w:numId="58">
    <w:abstractNumId w:val="14"/>
  </w:num>
  <w:num w:numId="59">
    <w:abstractNumId w:val="2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noPunctuationKerning/>
  <w:characterSpacingControl w:val="doNotCompress"/>
  <w:saveXmlDataOnly/>
  <w:alwaysMergeEmptyNamespac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BEC"/>
    <w:rsid w:val="0001104E"/>
    <w:rsid w:val="000125AB"/>
    <w:rsid w:val="00013D33"/>
    <w:rsid w:val="00015640"/>
    <w:rsid w:val="000202F8"/>
    <w:rsid w:val="000562E4"/>
    <w:rsid w:val="000655A3"/>
    <w:rsid w:val="00065BEC"/>
    <w:rsid w:val="00086521"/>
    <w:rsid w:val="00093A3A"/>
    <w:rsid w:val="000B7759"/>
    <w:rsid w:val="000E1621"/>
    <w:rsid w:val="000E2709"/>
    <w:rsid w:val="000F2A39"/>
    <w:rsid w:val="0011430A"/>
    <w:rsid w:val="0011440A"/>
    <w:rsid w:val="00115664"/>
    <w:rsid w:val="00121183"/>
    <w:rsid w:val="001228B5"/>
    <w:rsid w:val="00125C29"/>
    <w:rsid w:val="00127795"/>
    <w:rsid w:val="00127DCE"/>
    <w:rsid w:val="0013408D"/>
    <w:rsid w:val="00134597"/>
    <w:rsid w:val="001360A2"/>
    <w:rsid w:val="001412F5"/>
    <w:rsid w:val="00156AD1"/>
    <w:rsid w:val="00161CF5"/>
    <w:rsid w:val="00177169"/>
    <w:rsid w:val="00186D38"/>
    <w:rsid w:val="00195EA8"/>
    <w:rsid w:val="00196F2B"/>
    <w:rsid w:val="001A1517"/>
    <w:rsid w:val="001D6306"/>
    <w:rsid w:val="001E1106"/>
    <w:rsid w:val="001E13D7"/>
    <w:rsid w:val="001F0F06"/>
    <w:rsid w:val="002021DB"/>
    <w:rsid w:val="00202EAB"/>
    <w:rsid w:val="00217A3A"/>
    <w:rsid w:val="00244E87"/>
    <w:rsid w:val="00247F1E"/>
    <w:rsid w:val="0025081F"/>
    <w:rsid w:val="0026475B"/>
    <w:rsid w:val="002663F7"/>
    <w:rsid w:val="00274BBC"/>
    <w:rsid w:val="002812AA"/>
    <w:rsid w:val="00285C32"/>
    <w:rsid w:val="002902A9"/>
    <w:rsid w:val="00291126"/>
    <w:rsid w:val="002A12F2"/>
    <w:rsid w:val="002A16F4"/>
    <w:rsid w:val="002B257A"/>
    <w:rsid w:val="002C007E"/>
    <w:rsid w:val="002D4109"/>
    <w:rsid w:val="002E7D73"/>
    <w:rsid w:val="002F4215"/>
    <w:rsid w:val="002F58E2"/>
    <w:rsid w:val="0030049A"/>
    <w:rsid w:val="00314866"/>
    <w:rsid w:val="003246FC"/>
    <w:rsid w:val="00350209"/>
    <w:rsid w:val="00386FC8"/>
    <w:rsid w:val="00392743"/>
    <w:rsid w:val="00396E8D"/>
    <w:rsid w:val="003B6FDB"/>
    <w:rsid w:val="003C5F05"/>
    <w:rsid w:val="003E46A8"/>
    <w:rsid w:val="003E66FE"/>
    <w:rsid w:val="00431045"/>
    <w:rsid w:val="00437306"/>
    <w:rsid w:val="004405BD"/>
    <w:rsid w:val="00444090"/>
    <w:rsid w:val="00450C31"/>
    <w:rsid w:val="0045260E"/>
    <w:rsid w:val="004610DC"/>
    <w:rsid w:val="00466131"/>
    <w:rsid w:val="00467983"/>
    <w:rsid w:val="0047452D"/>
    <w:rsid w:val="004812F3"/>
    <w:rsid w:val="004A24A0"/>
    <w:rsid w:val="004A3FFF"/>
    <w:rsid w:val="004B0172"/>
    <w:rsid w:val="004B6E47"/>
    <w:rsid w:val="004C7533"/>
    <w:rsid w:val="004D727C"/>
    <w:rsid w:val="004F49CA"/>
    <w:rsid w:val="005062D0"/>
    <w:rsid w:val="00514853"/>
    <w:rsid w:val="00521F80"/>
    <w:rsid w:val="00522DB1"/>
    <w:rsid w:val="00532604"/>
    <w:rsid w:val="00556F86"/>
    <w:rsid w:val="005728B4"/>
    <w:rsid w:val="005830EA"/>
    <w:rsid w:val="00587601"/>
    <w:rsid w:val="005A5844"/>
    <w:rsid w:val="005C64C6"/>
    <w:rsid w:val="005E6C32"/>
    <w:rsid w:val="00625BC1"/>
    <w:rsid w:val="0065366A"/>
    <w:rsid w:val="00655312"/>
    <w:rsid w:val="00657420"/>
    <w:rsid w:val="00665604"/>
    <w:rsid w:val="00680035"/>
    <w:rsid w:val="00684BB1"/>
    <w:rsid w:val="006A7203"/>
    <w:rsid w:val="006D1017"/>
    <w:rsid w:val="00706444"/>
    <w:rsid w:val="0071315D"/>
    <w:rsid w:val="00713168"/>
    <w:rsid w:val="00723E09"/>
    <w:rsid w:val="00724244"/>
    <w:rsid w:val="0073066B"/>
    <w:rsid w:val="00731507"/>
    <w:rsid w:val="007330E2"/>
    <w:rsid w:val="00735641"/>
    <w:rsid w:val="007438DA"/>
    <w:rsid w:val="007459AA"/>
    <w:rsid w:val="007507E8"/>
    <w:rsid w:val="0075310A"/>
    <w:rsid w:val="00761CF2"/>
    <w:rsid w:val="00763832"/>
    <w:rsid w:val="00763E7F"/>
    <w:rsid w:val="007774D5"/>
    <w:rsid w:val="007924BD"/>
    <w:rsid w:val="007929ED"/>
    <w:rsid w:val="00795DA8"/>
    <w:rsid w:val="007F42D3"/>
    <w:rsid w:val="00802E45"/>
    <w:rsid w:val="00811E90"/>
    <w:rsid w:val="0081597D"/>
    <w:rsid w:val="00854AC5"/>
    <w:rsid w:val="00865418"/>
    <w:rsid w:val="00866C2D"/>
    <w:rsid w:val="00867540"/>
    <w:rsid w:val="008A653E"/>
    <w:rsid w:val="008A6664"/>
    <w:rsid w:val="008B4067"/>
    <w:rsid w:val="008D12A9"/>
    <w:rsid w:val="008D1657"/>
    <w:rsid w:val="008D7C71"/>
    <w:rsid w:val="008D7E53"/>
    <w:rsid w:val="008E5B4B"/>
    <w:rsid w:val="00911F97"/>
    <w:rsid w:val="00916314"/>
    <w:rsid w:val="009228BB"/>
    <w:rsid w:val="00922AAB"/>
    <w:rsid w:val="00937E94"/>
    <w:rsid w:val="0094244B"/>
    <w:rsid w:val="0094263C"/>
    <w:rsid w:val="0097744C"/>
    <w:rsid w:val="009841B8"/>
    <w:rsid w:val="009A3FE1"/>
    <w:rsid w:val="009B0A90"/>
    <w:rsid w:val="009C189D"/>
    <w:rsid w:val="009C27CC"/>
    <w:rsid w:val="009D3163"/>
    <w:rsid w:val="009F2672"/>
    <w:rsid w:val="009F5733"/>
    <w:rsid w:val="00A00925"/>
    <w:rsid w:val="00A07969"/>
    <w:rsid w:val="00A13E8D"/>
    <w:rsid w:val="00A427EE"/>
    <w:rsid w:val="00A43088"/>
    <w:rsid w:val="00A51F77"/>
    <w:rsid w:val="00A554D6"/>
    <w:rsid w:val="00A70A65"/>
    <w:rsid w:val="00A70E6E"/>
    <w:rsid w:val="00A751BB"/>
    <w:rsid w:val="00AA4AF4"/>
    <w:rsid w:val="00AA6D29"/>
    <w:rsid w:val="00AB3810"/>
    <w:rsid w:val="00AB496E"/>
    <w:rsid w:val="00AD1AD9"/>
    <w:rsid w:val="00AF0863"/>
    <w:rsid w:val="00AF2341"/>
    <w:rsid w:val="00B04706"/>
    <w:rsid w:val="00B11662"/>
    <w:rsid w:val="00B131DE"/>
    <w:rsid w:val="00B23D90"/>
    <w:rsid w:val="00B43643"/>
    <w:rsid w:val="00B46BA3"/>
    <w:rsid w:val="00B530A8"/>
    <w:rsid w:val="00B609DD"/>
    <w:rsid w:val="00B83DEA"/>
    <w:rsid w:val="00B97090"/>
    <w:rsid w:val="00BB6B8D"/>
    <w:rsid w:val="00BD4083"/>
    <w:rsid w:val="00BE0D4A"/>
    <w:rsid w:val="00BE46BB"/>
    <w:rsid w:val="00BE6487"/>
    <w:rsid w:val="00C07F11"/>
    <w:rsid w:val="00C16651"/>
    <w:rsid w:val="00C306D4"/>
    <w:rsid w:val="00C3661F"/>
    <w:rsid w:val="00C40E16"/>
    <w:rsid w:val="00C5151C"/>
    <w:rsid w:val="00C61A60"/>
    <w:rsid w:val="00C80332"/>
    <w:rsid w:val="00C81EF6"/>
    <w:rsid w:val="00C83F22"/>
    <w:rsid w:val="00C905C7"/>
    <w:rsid w:val="00C94A77"/>
    <w:rsid w:val="00CB6FEA"/>
    <w:rsid w:val="00CC0DB0"/>
    <w:rsid w:val="00CC21E0"/>
    <w:rsid w:val="00CC3B2B"/>
    <w:rsid w:val="00CE6F6B"/>
    <w:rsid w:val="00CF30ED"/>
    <w:rsid w:val="00D06F6F"/>
    <w:rsid w:val="00D07B83"/>
    <w:rsid w:val="00D15285"/>
    <w:rsid w:val="00D40A8E"/>
    <w:rsid w:val="00D433B7"/>
    <w:rsid w:val="00D43F2D"/>
    <w:rsid w:val="00D6753A"/>
    <w:rsid w:val="00D8292D"/>
    <w:rsid w:val="00D86F9D"/>
    <w:rsid w:val="00D90B07"/>
    <w:rsid w:val="00D91CE1"/>
    <w:rsid w:val="00DA1E46"/>
    <w:rsid w:val="00DA3D5A"/>
    <w:rsid w:val="00DA78D4"/>
    <w:rsid w:val="00DB1006"/>
    <w:rsid w:val="00DB398E"/>
    <w:rsid w:val="00DB3DCD"/>
    <w:rsid w:val="00DB537B"/>
    <w:rsid w:val="00DD7FC8"/>
    <w:rsid w:val="00DE63AC"/>
    <w:rsid w:val="00DE72B4"/>
    <w:rsid w:val="00E2243A"/>
    <w:rsid w:val="00E231B6"/>
    <w:rsid w:val="00E5049C"/>
    <w:rsid w:val="00E5769D"/>
    <w:rsid w:val="00E62566"/>
    <w:rsid w:val="00E66A0E"/>
    <w:rsid w:val="00E71CBD"/>
    <w:rsid w:val="00E90A0B"/>
    <w:rsid w:val="00E90B18"/>
    <w:rsid w:val="00EE30E5"/>
    <w:rsid w:val="00EE4B4D"/>
    <w:rsid w:val="00EF416E"/>
    <w:rsid w:val="00F1265A"/>
    <w:rsid w:val="00F210A6"/>
    <w:rsid w:val="00F22EF6"/>
    <w:rsid w:val="00F236B2"/>
    <w:rsid w:val="00F24F7B"/>
    <w:rsid w:val="00F31180"/>
    <w:rsid w:val="00F31B18"/>
    <w:rsid w:val="00F32E1B"/>
    <w:rsid w:val="00F34A65"/>
    <w:rsid w:val="00F44B4B"/>
    <w:rsid w:val="00F51D41"/>
    <w:rsid w:val="00F55659"/>
    <w:rsid w:val="00F55E07"/>
    <w:rsid w:val="00F7035C"/>
    <w:rsid w:val="00FA0E10"/>
    <w:rsid w:val="00FA46D5"/>
    <w:rsid w:val="00FB1280"/>
    <w:rsid w:val="00FB3677"/>
    <w:rsid w:val="00FB36EA"/>
    <w:rsid w:val="00FC01FC"/>
    <w:rsid w:val="00FC66CB"/>
    <w:rsid w:val="00FD3BDA"/>
    <w:rsid w:val="00FD5180"/>
    <w:rsid w:val="00FD5A5F"/>
    <w:rsid w:val="00FE2886"/>
    <w:rsid w:val="00FF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header" w:locked="0"/>
    <w:lsdException w:name="footer" w:locked="0"/>
    <w:lsdException w:name="caption" w:semiHidden="1" w:unhideWhenUsed="1" w:qFormat="1"/>
    <w:lsdException w:name="footnote reference" w:locked="0"/>
    <w:lsdException w:name="page number" w:locked="0"/>
    <w:lsdException w:name="toa heading" w:locked="0"/>
    <w:lsdException w:name="Title" w:locked="0" w:qFormat="1"/>
    <w:lsdException w:name="Default Paragraph Font" w:locked="0"/>
    <w:lsdException w:name="Subtitle" w:locked="0" w:qFormat="1"/>
    <w:lsdException w:name="Salutation" w:locked="0"/>
    <w:lsdException w:name="Note Heading" w:locked="0"/>
    <w:lsdException w:name="Hyperlink" w:locked="0" w:uiPriority="99"/>
    <w:lsdException w:name="Strong" w:locked="0" w:qFormat="1"/>
    <w:lsdException w:name="Emphasis" w:qFormat="1"/>
    <w:lsdException w:name="HTML Top of Form" w:locked="0"/>
    <w:lsdException w:name="HTML Bottom of Form" w:locked="0"/>
    <w:lsdException w:name="Normal (Web)" w:locked="0"/>
    <w:lsdException w:name="Normal Table" w:locked="0"/>
    <w:lsdException w:name="No List"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qFormat="1"/>
    <w:lsdException w:name="Quote"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atentStyles>
  <w:style w:type="paragraph" w:default="1" w:styleId="Normal">
    <w:name w:val="Normal"/>
    <w:qFormat/>
    <w:rsid w:val="00A751BB"/>
    <w:rPr>
      <w:rFonts w:asciiTheme="minorHAnsi" w:hAnsiTheme="minorHAnsi"/>
      <w:sz w:val="24"/>
    </w:rPr>
  </w:style>
  <w:style w:type="paragraph" w:styleId="Heading1">
    <w:name w:val="heading 1"/>
    <w:basedOn w:val="Normal"/>
    <w:next w:val="ParagraphNormal"/>
    <w:link w:val="Heading1Char"/>
    <w:autoRedefine/>
    <w:qFormat/>
    <w:rsid w:val="0075310A"/>
    <w:pPr>
      <w:keepNext/>
      <w:keepLines/>
      <w:pageBreakBefore/>
      <w:numPr>
        <w:numId w:val="3"/>
      </w:numPr>
      <w:spacing w:after="360"/>
      <w:ind w:left="360"/>
      <w:jc w:val="center"/>
      <w:outlineLvl w:val="0"/>
    </w:pPr>
    <w:rPr>
      <w:rFonts w:asciiTheme="majorHAnsi" w:eastAsiaTheme="majorEastAsia" w:hAnsiTheme="majorHAnsi" w:cstheme="majorBidi"/>
      <w:b/>
      <w:bCs/>
      <w:sz w:val="44"/>
      <w:szCs w:val="28"/>
    </w:rPr>
  </w:style>
  <w:style w:type="paragraph" w:styleId="Heading2">
    <w:name w:val="heading 2"/>
    <w:basedOn w:val="Normal"/>
    <w:link w:val="Heading2Char"/>
    <w:autoRedefine/>
    <w:qFormat/>
    <w:rsid w:val="00D91CE1"/>
    <w:pPr>
      <w:keepNext/>
      <w:pageBreakBefore/>
      <w:jc w:val="center"/>
      <w:outlineLvl w:val="1"/>
    </w:pPr>
    <w:rPr>
      <w:rFonts w:ascii="Cambria" w:hAnsi="Cambria" w:cs="Arial"/>
      <w:b/>
      <w:noProof/>
      <w:sz w:val="28"/>
      <w:szCs w:val="16"/>
    </w:rPr>
  </w:style>
  <w:style w:type="paragraph" w:styleId="Heading3">
    <w:name w:val="heading 3"/>
    <w:basedOn w:val="Normal"/>
    <w:next w:val="Normal"/>
    <w:link w:val="Heading3Char1"/>
    <w:autoRedefine/>
    <w:qFormat/>
    <w:rsid w:val="007330E2"/>
    <w:pPr>
      <w:keepNext/>
      <w:keepLines/>
      <w:numPr>
        <w:numId w:val="16"/>
      </w:numPr>
      <w:outlineLvl w:val="2"/>
    </w:pPr>
    <w:rPr>
      <w:rFonts w:asciiTheme="majorHAnsi" w:eastAsiaTheme="majorEastAsia" w:hAnsiTheme="majorHAnsi" w:cstheme="majorBidi"/>
      <w:b/>
      <w:bCs/>
    </w:rPr>
  </w:style>
  <w:style w:type="paragraph" w:styleId="Heading6">
    <w:name w:val="heading 6"/>
    <w:basedOn w:val="Normal"/>
    <w:next w:val="Normal"/>
    <w:link w:val="Heading6Char"/>
    <w:autoRedefine/>
    <w:qFormat/>
    <w:rsid w:val="0025081F"/>
    <w:pPr>
      <w:spacing w:before="240" w:after="60"/>
      <w:outlineLvl w:val="5"/>
    </w:pPr>
    <w:rPr>
      <w:sz w:val="22"/>
      <w:szCs w:val="22"/>
    </w:rPr>
  </w:style>
  <w:style w:type="paragraph" w:styleId="Heading7">
    <w:name w:val="heading 7"/>
    <w:basedOn w:val="Normal"/>
    <w:next w:val="Normal"/>
    <w:link w:val="Heading7Char"/>
    <w:qFormat/>
    <w:rsid w:val="0026475B"/>
    <w:pPr>
      <w:spacing w:before="240" w:after="60"/>
      <w:outlineLvl w:val="6"/>
    </w:pPr>
  </w:style>
  <w:style w:type="paragraph" w:styleId="Heading8">
    <w:name w:val="heading 8"/>
    <w:basedOn w:val="Normal"/>
    <w:next w:val="Normal"/>
    <w:link w:val="Heading8Char"/>
    <w:qFormat/>
    <w:rsid w:val="0026475B"/>
    <w:pPr>
      <w:spacing w:before="240" w:after="60"/>
      <w:outlineLvl w:val="7"/>
    </w:pPr>
    <w:rPr>
      <w:i/>
      <w:iCs/>
    </w:rPr>
  </w:style>
  <w:style w:type="paragraph" w:styleId="Heading9">
    <w:name w:val="heading 9"/>
    <w:basedOn w:val="Normal"/>
    <w:next w:val="Normal"/>
    <w:link w:val="Heading9Char"/>
    <w:qFormat/>
    <w:rsid w:val="0026475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locked/>
    <w:rsid w:val="00FA0E10"/>
    <w:rPr>
      <w:rFonts w:asciiTheme="minorHAnsi" w:eastAsiaTheme="minorEastAsia" w:hAnsiTheme="minorHAnsi" w:cstheme="minorBidi"/>
      <w:sz w:val="22"/>
      <w:szCs w:val="22"/>
      <w:lang w:eastAsia="ja-JP"/>
    </w:rPr>
  </w:style>
  <w:style w:type="table" w:styleId="TableTheme">
    <w:name w:val="Table Theme"/>
    <w:basedOn w:val="TableNormal"/>
    <w:locked/>
    <w:rsid w:val="008E5B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202EAB"/>
    <w:rPr>
      <w:color w:val="000080"/>
      <w:u w:val="single"/>
    </w:rPr>
  </w:style>
  <w:style w:type="character" w:styleId="FollowedHyperlink">
    <w:name w:val="FollowedHyperlink"/>
    <w:basedOn w:val="DefaultParagraphFont"/>
    <w:locked/>
    <w:rsid w:val="00202EAB"/>
    <w:rPr>
      <w:color w:val="0000FF"/>
      <w:u w:val="single"/>
    </w:rPr>
  </w:style>
  <w:style w:type="paragraph" w:customStyle="1" w:styleId="ParagraphNormal">
    <w:name w:val="Paragraph Normal"/>
    <w:basedOn w:val="Normal"/>
    <w:autoRedefine/>
    <w:qFormat/>
    <w:rsid w:val="00093A3A"/>
    <w:pPr>
      <w:ind w:firstLine="720"/>
      <w:jc w:val="center"/>
    </w:pPr>
    <w:rPr>
      <w:rFonts w:eastAsiaTheme="minorEastAsia"/>
    </w:rPr>
  </w:style>
  <w:style w:type="character" w:customStyle="1" w:styleId="Heading3Char">
    <w:name w:val="Heading 3 Char"/>
    <w:basedOn w:val="DefaultParagraphFont"/>
    <w:locked/>
    <w:rsid w:val="00F51D41"/>
    <w:rPr>
      <w:rFonts w:ascii="Calibri" w:hAnsi="Calibri" w:cs="Arial"/>
      <w:b/>
      <w:sz w:val="28"/>
      <w:szCs w:val="26"/>
    </w:rPr>
  </w:style>
  <w:style w:type="character" w:customStyle="1" w:styleId="Heading2Char">
    <w:name w:val="Heading 2 Char"/>
    <w:basedOn w:val="DefaultParagraphFont"/>
    <w:link w:val="Heading2"/>
    <w:rsid w:val="00D91CE1"/>
    <w:rPr>
      <w:rFonts w:ascii="Cambria" w:hAnsi="Cambria" w:cs="Arial"/>
      <w:b/>
      <w:noProof/>
      <w:sz w:val="28"/>
      <w:szCs w:val="16"/>
    </w:rPr>
  </w:style>
  <w:style w:type="paragraph" w:customStyle="1" w:styleId="SQa">
    <w:name w:val="SQa"/>
    <w:basedOn w:val="Normal"/>
    <w:autoRedefine/>
    <w:rsid w:val="00DE72B4"/>
    <w:pPr>
      <w:ind w:left="360"/>
    </w:pPr>
    <w:rPr>
      <w:vanish/>
    </w:rPr>
  </w:style>
  <w:style w:type="character" w:customStyle="1" w:styleId="NoSpacingChar">
    <w:name w:val="No Spacing Char"/>
    <w:basedOn w:val="DefaultParagraphFont"/>
    <w:link w:val="NoSpacing"/>
    <w:rsid w:val="00FA0E10"/>
    <w:rPr>
      <w:rFonts w:asciiTheme="minorHAnsi" w:eastAsiaTheme="minorEastAsia" w:hAnsiTheme="minorHAnsi" w:cstheme="minorBidi"/>
      <w:sz w:val="22"/>
      <w:szCs w:val="22"/>
      <w:lang w:eastAsia="ja-JP"/>
    </w:rPr>
  </w:style>
  <w:style w:type="character" w:customStyle="1" w:styleId="Heading4Char">
    <w:name w:val="Heading 4 Char"/>
    <w:basedOn w:val="DefaultParagraphFont"/>
    <w:locked/>
    <w:rsid w:val="00D6753A"/>
    <w:rPr>
      <w:rFonts w:ascii="Calibri" w:hAnsi="Calibri"/>
      <w:sz w:val="24"/>
    </w:rPr>
  </w:style>
  <w:style w:type="paragraph" w:customStyle="1" w:styleId="Heading2Swa">
    <w:name w:val="Heading 2 Swa"/>
    <w:basedOn w:val="Heading2"/>
    <w:next w:val="Heading2"/>
    <w:autoRedefine/>
    <w:rsid w:val="008D7C71"/>
    <w:rPr>
      <w:vanish/>
      <w:szCs w:val="24"/>
    </w:rPr>
  </w:style>
  <w:style w:type="paragraph" w:customStyle="1" w:styleId="MainTitle">
    <w:name w:val="MainTitle"/>
    <w:autoRedefine/>
    <w:rsid w:val="00795DA8"/>
    <w:pPr>
      <w:ind w:left="2880"/>
    </w:pPr>
    <w:rPr>
      <w:rFonts w:ascii="Cambria" w:hAnsi="Cambria"/>
      <w:b/>
      <w:sz w:val="72"/>
      <w:szCs w:val="72"/>
    </w:rPr>
  </w:style>
  <w:style w:type="paragraph" w:customStyle="1" w:styleId="ParagraphRightAlign">
    <w:name w:val="Paragraph Right Align"/>
    <w:basedOn w:val="Normal"/>
    <w:autoRedefine/>
    <w:rsid w:val="002D4109"/>
    <w:pPr>
      <w:jc w:val="right"/>
    </w:pPr>
  </w:style>
  <w:style w:type="paragraph" w:customStyle="1" w:styleId="Subtitle1">
    <w:name w:val="Subtitle1"/>
    <w:basedOn w:val="MainTitle"/>
    <w:next w:val="Normal"/>
    <w:autoRedefine/>
    <w:rsid w:val="002F58E2"/>
    <w:rPr>
      <w:rFonts w:ascii="Calibri" w:hAnsi="Calibri"/>
      <w:sz w:val="40"/>
      <w:szCs w:val="40"/>
    </w:rPr>
  </w:style>
  <w:style w:type="paragraph" w:styleId="TOC1">
    <w:name w:val="toc 1"/>
    <w:basedOn w:val="Normal"/>
    <w:next w:val="Normal"/>
    <w:autoRedefine/>
    <w:uiPriority w:val="39"/>
    <w:rsid w:val="0001104E"/>
    <w:pPr>
      <w:tabs>
        <w:tab w:val="left" w:pos="480"/>
        <w:tab w:val="right" w:leader="dot" w:pos="8630"/>
      </w:tabs>
      <w:spacing w:before="360"/>
    </w:pPr>
    <w:rPr>
      <w:rFonts w:asciiTheme="majorHAnsi" w:hAnsiTheme="majorHAnsi"/>
      <w:b/>
      <w:bCs/>
      <w:caps/>
    </w:rPr>
  </w:style>
  <w:style w:type="paragraph" w:styleId="TOC2">
    <w:name w:val="toc 2"/>
    <w:basedOn w:val="Normal"/>
    <w:next w:val="Normal"/>
    <w:autoRedefine/>
    <w:uiPriority w:val="39"/>
    <w:rsid w:val="00FA0E10"/>
    <w:pPr>
      <w:spacing w:before="240"/>
    </w:pPr>
    <w:rPr>
      <w:rFonts w:cstheme="minorHAnsi"/>
      <w:b/>
      <w:bCs/>
    </w:rPr>
  </w:style>
  <w:style w:type="numbering" w:customStyle="1" w:styleId="Style1">
    <w:name w:val="Style1"/>
    <w:rsid w:val="00655312"/>
    <w:pPr>
      <w:numPr>
        <w:numId w:val="1"/>
      </w:numPr>
    </w:pPr>
  </w:style>
  <w:style w:type="numbering" w:customStyle="1" w:styleId="DBIList">
    <w:name w:val="DBI List"/>
    <w:rsid w:val="00655312"/>
    <w:pPr>
      <w:numPr>
        <w:numId w:val="2"/>
      </w:numPr>
    </w:pPr>
  </w:style>
  <w:style w:type="paragraph" w:styleId="TOC3">
    <w:name w:val="toc 3"/>
    <w:basedOn w:val="Normal"/>
    <w:next w:val="Normal"/>
    <w:autoRedefine/>
    <w:rsid w:val="00922AAB"/>
    <w:pPr>
      <w:ind w:left="240"/>
    </w:pPr>
    <w:rPr>
      <w:rFonts w:cstheme="minorHAnsi"/>
      <w:sz w:val="28"/>
    </w:rPr>
  </w:style>
  <w:style w:type="paragraph" w:styleId="TOC4">
    <w:name w:val="toc 4"/>
    <w:basedOn w:val="Normal"/>
    <w:next w:val="Normal"/>
    <w:autoRedefine/>
    <w:rsid w:val="00FA0E10"/>
    <w:pPr>
      <w:ind w:left="480"/>
    </w:pPr>
    <w:rPr>
      <w:rFonts w:cstheme="minorHAnsi"/>
    </w:rPr>
  </w:style>
  <w:style w:type="paragraph" w:styleId="TOC5">
    <w:name w:val="toc 5"/>
    <w:basedOn w:val="Normal"/>
    <w:next w:val="Normal"/>
    <w:autoRedefine/>
    <w:rsid w:val="00FA0E10"/>
    <w:pPr>
      <w:ind w:left="720"/>
    </w:pPr>
    <w:rPr>
      <w:rFonts w:cstheme="minorHAnsi"/>
    </w:rPr>
  </w:style>
  <w:style w:type="paragraph" w:styleId="TOC6">
    <w:name w:val="toc 6"/>
    <w:basedOn w:val="Normal"/>
    <w:next w:val="Normal"/>
    <w:autoRedefine/>
    <w:rsid w:val="00FA0E10"/>
    <w:pPr>
      <w:ind w:left="960"/>
    </w:pPr>
    <w:rPr>
      <w:rFonts w:cstheme="minorHAnsi"/>
    </w:rPr>
  </w:style>
  <w:style w:type="paragraph" w:styleId="TOC7">
    <w:name w:val="toc 7"/>
    <w:basedOn w:val="Normal"/>
    <w:next w:val="Normal"/>
    <w:autoRedefine/>
    <w:rsid w:val="00FA0E10"/>
    <w:pPr>
      <w:ind w:left="1200"/>
    </w:pPr>
    <w:rPr>
      <w:rFonts w:cstheme="minorHAnsi"/>
    </w:rPr>
  </w:style>
  <w:style w:type="paragraph" w:styleId="TOC8">
    <w:name w:val="toc 8"/>
    <w:basedOn w:val="Normal"/>
    <w:next w:val="Normal"/>
    <w:autoRedefine/>
    <w:rsid w:val="00FA0E10"/>
    <w:pPr>
      <w:ind w:left="1440"/>
    </w:pPr>
    <w:rPr>
      <w:rFonts w:cstheme="minorHAnsi"/>
    </w:rPr>
  </w:style>
  <w:style w:type="paragraph" w:styleId="TOC9">
    <w:name w:val="toc 9"/>
    <w:basedOn w:val="Normal"/>
    <w:next w:val="Normal"/>
    <w:autoRedefine/>
    <w:rsid w:val="00FA0E10"/>
    <w:pPr>
      <w:ind w:left="1680"/>
    </w:pPr>
    <w:rPr>
      <w:rFonts w:cstheme="minorHAnsi"/>
    </w:rPr>
  </w:style>
  <w:style w:type="paragraph" w:styleId="Header">
    <w:name w:val="header"/>
    <w:basedOn w:val="Normal"/>
    <w:link w:val="HeaderChar"/>
    <w:rsid w:val="004C7533"/>
    <w:pPr>
      <w:tabs>
        <w:tab w:val="center" w:pos="4680"/>
        <w:tab w:val="right" w:pos="9360"/>
      </w:tabs>
    </w:pPr>
  </w:style>
  <w:style w:type="character" w:customStyle="1" w:styleId="HeaderChar">
    <w:name w:val="Header Char"/>
    <w:basedOn w:val="DefaultParagraphFont"/>
    <w:link w:val="Header"/>
    <w:rsid w:val="004C7533"/>
    <w:rPr>
      <w:rFonts w:ascii="Calibri" w:hAnsi="Calibri"/>
      <w:sz w:val="24"/>
      <w:szCs w:val="24"/>
    </w:rPr>
  </w:style>
  <w:style w:type="paragraph" w:styleId="Footer">
    <w:name w:val="footer"/>
    <w:basedOn w:val="Normal"/>
    <w:link w:val="FooterChar"/>
    <w:rsid w:val="004C7533"/>
    <w:pPr>
      <w:tabs>
        <w:tab w:val="center" w:pos="4680"/>
        <w:tab w:val="right" w:pos="9360"/>
      </w:tabs>
    </w:pPr>
  </w:style>
  <w:style w:type="character" w:customStyle="1" w:styleId="FooterChar">
    <w:name w:val="Footer Char"/>
    <w:basedOn w:val="DefaultParagraphFont"/>
    <w:link w:val="Footer"/>
    <w:rsid w:val="004C7533"/>
    <w:rPr>
      <w:rFonts w:ascii="Calibri" w:hAnsi="Calibri"/>
      <w:sz w:val="24"/>
      <w:szCs w:val="24"/>
    </w:rPr>
  </w:style>
  <w:style w:type="character" w:customStyle="1" w:styleId="Heading1Char">
    <w:name w:val="Heading 1 Char"/>
    <w:basedOn w:val="DefaultParagraphFont"/>
    <w:link w:val="Heading1"/>
    <w:rsid w:val="0075310A"/>
    <w:rPr>
      <w:rFonts w:asciiTheme="majorHAnsi" w:eastAsiaTheme="majorEastAsia" w:hAnsiTheme="majorHAnsi" w:cstheme="majorBidi"/>
      <w:b/>
      <w:bCs/>
      <w:sz w:val="44"/>
      <w:szCs w:val="28"/>
    </w:rPr>
  </w:style>
  <w:style w:type="paragraph" w:customStyle="1" w:styleId="Heading1Swa">
    <w:name w:val="Heading 1 Swa"/>
    <w:basedOn w:val="Heading1"/>
    <w:autoRedefine/>
    <w:qFormat/>
    <w:rsid w:val="00BE0D4A"/>
    <w:rPr>
      <w:vanish/>
    </w:rPr>
  </w:style>
  <w:style w:type="character" w:customStyle="1" w:styleId="Heading5Char">
    <w:name w:val="Heading 5 Char"/>
    <w:basedOn w:val="DefaultParagraphFont"/>
    <w:locked/>
    <w:rsid w:val="00A70E6E"/>
    <w:rPr>
      <w:rFonts w:ascii="Cambria" w:hAnsi="Cambria"/>
      <w:iCs/>
      <w:sz w:val="24"/>
      <w:szCs w:val="26"/>
    </w:rPr>
  </w:style>
  <w:style w:type="character" w:customStyle="1" w:styleId="Heading6Char">
    <w:name w:val="Heading 6 Char"/>
    <w:basedOn w:val="DefaultParagraphFont"/>
    <w:link w:val="Heading6"/>
    <w:locked/>
    <w:rsid w:val="00763E7F"/>
    <w:rPr>
      <w:rFonts w:asciiTheme="minorHAnsi" w:hAnsiTheme="minorHAnsi"/>
      <w:sz w:val="22"/>
      <w:szCs w:val="22"/>
    </w:rPr>
  </w:style>
  <w:style w:type="character" w:customStyle="1" w:styleId="Heading7Char">
    <w:name w:val="Heading 7 Char"/>
    <w:basedOn w:val="DefaultParagraphFont"/>
    <w:link w:val="Heading7"/>
    <w:locked/>
    <w:rsid w:val="00763E7F"/>
    <w:rPr>
      <w:rFonts w:asciiTheme="minorHAnsi" w:hAnsiTheme="minorHAnsi"/>
      <w:sz w:val="24"/>
    </w:rPr>
  </w:style>
  <w:style w:type="character" w:customStyle="1" w:styleId="Heading8Char">
    <w:name w:val="Heading 8 Char"/>
    <w:basedOn w:val="DefaultParagraphFont"/>
    <w:link w:val="Heading8"/>
    <w:locked/>
    <w:rsid w:val="00763E7F"/>
    <w:rPr>
      <w:rFonts w:asciiTheme="minorHAnsi" w:hAnsiTheme="minorHAnsi"/>
      <w:i/>
      <w:iCs/>
      <w:sz w:val="24"/>
    </w:rPr>
  </w:style>
  <w:style w:type="character" w:customStyle="1" w:styleId="Heading9Char">
    <w:name w:val="Heading 9 Char"/>
    <w:basedOn w:val="DefaultParagraphFont"/>
    <w:link w:val="Heading9"/>
    <w:locked/>
    <w:rsid w:val="00763E7F"/>
    <w:rPr>
      <w:rFonts w:ascii="Arial" w:hAnsi="Arial" w:cs="Arial"/>
      <w:sz w:val="22"/>
      <w:szCs w:val="22"/>
    </w:rPr>
  </w:style>
  <w:style w:type="character" w:styleId="PageNumber">
    <w:name w:val="page number"/>
    <w:basedOn w:val="DefaultParagraphFont"/>
    <w:rsid w:val="00763E7F"/>
    <w:rPr>
      <w:rFonts w:cs="Times New Roman"/>
    </w:rPr>
  </w:style>
  <w:style w:type="paragraph" w:styleId="Title">
    <w:name w:val="Title"/>
    <w:basedOn w:val="Normal"/>
    <w:link w:val="TitleChar"/>
    <w:qFormat/>
    <w:rsid w:val="008B4067"/>
    <w:pPr>
      <w:jc w:val="center"/>
    </w:pPr>
    <w:rPr>
      <w:rFonts w:ascii="Times New Roman" w:hAnsi="Times New Roman"/>
      <w:b/>
      <w:sz w:val="36"/>
      <w:szCs w:val="24"/>
    </w:rPr>
  </w:style>
  <w:style w:type="character" w:customStyle="1" w:styleId="TitleChar">
    <w:name w:val="Title Char"/>
    <w:basedOn w:val="DefaultParagraphFont"/>
    <w:link w:val="Title"/>
    <w:rsid w:val="008B4067"/>
    <w:rPr>
      <w:b/>
      <w:sz w:val="36"/>
      <w:szCs w:val="24"/>
    </w:rPr>
  </w:style>
  <w:style w:type="paragraph" w:styleId="BodyText">
    <w:name w:val="Body Text"/>
    <w:basedOn w:val="Normal"/>
    <w:link w:val="BodyTextChar"/>
    <w:locked/>
    <w:rsid w:val="00763E7F"/>
    <w:pPr>
      <w:jc w:val="both"/>
    </w:pPr>
    <w:rPr>
      <w:rFonts w:ascii="Times New Roman" w:hAnsi="Times New Roman"/>
      <w:sz w:val="28"/>
      <w:szCs w:val="24"/>
    </w:rPr>
  </w:style>
  <w:style w:type="character" w:customStyle="1" w:styleId="BodyTextChar">
    <w:name w:val="Body Text Char"/>
    <w:basedOn w:val="DefaultParagraphFont"/>
    <w:link w:val="BodyText"/>
    <w:rsid w:val="00763E7F"/>
    <w:rPr>
      <w:sz w:val="28"/>
      <w:szCs w:val="24"/>
    </w:rPr>
  </w:style>
  <w:style w:type="paragraph" w:styleId="BodyTextIndent">
    <w:name w:val="Body Text Indent"/>
    <w:basedOn w:val="Normal"/>
    <w:link w:val="BodyTextIndentChar"/>
    <w:locked/>
    <w:rsid w:val="00763E7F"/>
    <w:pPr>
      <w:tabs>
        <w:tab w:val="left" w:pos="1060"/>
      </w:tabs>
      <w:ind w:left="180" w:hanging="180"/>
    </w:pPr>
    <w:rPr>
      <w:rFonts w:ascii="Times New Roman" w:hAnsi="Times New Roman"/>
      <w:szCs w:val="24"/>
    </w:rPr>
  </w:style>
  <w:style w:type="character" w:customStyle="1" w:styleId="BodyTextIndentChar">
    <w:name w:val="Body Text Indent Char"/>
    <w:basedOn w:val="DefaultParagraphFont"/>
    <w:link w:val="BodyTextIndent"/>
    <w:rsid w:val="00763E7F"/>
    <w:rPr>
      <w:sz w:val="24"/>
      <w:szCs w:val="24"/>
    </w:rPr>
  </w:style>
  <w:style w:type="paragraph" w:styleId="BodyText2">
    <w:name w:val="Body Text 2"/>
    <w:basedOn w:val="Normal"/>
    <w:link w:val="BodyText2Char"/>
    <w:locked/>
    <w:rsid w:val="00763E7F"/>
    <w:rPr>
      <w:rFonts w:ascii="Times New Roman" w:hAnsi="Times New Roman"/>
      <w:b/>
      <w:bCs/>
      <w:sz w:val="28"/>
      <w:szCs w:val="24"/>
    </w:rPr>
  </w:style>
  <w:style w:type="character" w:customStyle="1" w:styleId="BodyText2Char">
    <w:name w:val="Body Text 2 Char"/>
    <w:basedOn w:val="DefaultParagraphFont"/>
    <w:link w:val="BodyText2"/>
    <w:rsid w:val="00763E7F"/>
    <w:rPr>
      <w:b/>
      <w:bCs/>
      <w:sz w:val="28"/>
      <w:szCs w:val="24"/>
    </w:rPr>
  </w:style>
  <w:style w:type="paragraph" w:styleId="BodyTextIndent2">
    <w:name w:val="Body Text Indent 2"/>
    <w:basedOn w:val="Normal"/>
    <w:link w:val="BodyTextIndent2Char"/>
    <w:locked/>
    <w:rsid w:val="00763E7F"/>
    <w:pPr>
      <w:ind w:left="360" w:firstLine="360"/>
    </w:pPr>
    <w:rPr>
      <w:rFonts w:ascii="Times New Roman" w:hAnsi="Times New Roman"/>
      <w:szCs w:val="24"/>
    </w:rPr>
  </w:style>
  <w:style w:type="character" w:customStyle="1" w:styleId="BodyTextIndent2Char">
    <w:name w:val="Body Text Indent 2 Char"/>
    <w:basedOn w:val="DefaultParagraphFont"/>
    <w:link w:val="BodyTextIndent2"/>
    <w:rsid w:val="00763E7F"/>
    <w:rPr>
      <w:sz w:val="24"/>
      <w:szCs w:val="24"/>
    </w:rPr>
  </w:style>
  <w:style w:type="paragraph" w:styleId="BodyTextIndent3">
    <w:name w:val="Body Text Indent 3"/>
    <w:basedOn w:val="Normal"/>
    <w:link w:val="BodyTextIndent3Char"/>
    <w:locked/>
    <w:rsid w:val="00763E7F"/>
    <w:pPr>
      <w:ind w:left="360"/>
    </w:pPr>
    <w:rPr>
      <w:rFonts w:ascii="Times New Roman" w:hAnsi="Times New Roman"/>
      <w:szCs w:val="24"/>
    </w:rPr>
  </w:style>
  <w:style w:type="character" w:customStyle="1" w:styleId="BodyTextIndent3Char">
    <w:name w:val="Body Text Indent 3 Char"/>
    <w:basedOn w:val="DefaultParagraphFont"/>
    <w:link w:val="BodyTextIndent3"/>
    <w:rsid w:val="00763E7F"/>
    <w:rPr>
      <w:sz w:val="24"/>
      <w:szCs w:val="24"/>
    </w:rPr>
  </w:style>
  <w:style w:type="paragraph" w:styleId="EndnoteText">
    <w:name w:val="endnote text"/>
    <w:basedOn w:val="Normal"/>
    <w:link w:val="EndnoteTextChar"/>
    <w:locked/>
    <w:rsid w:val="00763E7F"/>
    <w:rPr>
      <w:rFonts w:ascii="Times New Roman" w:hAnsi="Times New Roman"/>
      <w:sz w:val="20"/>
    </w:rPr>
  </w:style>
  <w:style w:type="character" w:customStyle="1" w:styleId="EndnoteTextChar">
    <w:name w:val="Endnote Text Char"/>
    <w:basedOn w:val="DefaultParagraphFont"/>
    <w:link w:val="EndnoteText"/>
    <w:rsid w:val="00763E7F"/>
  </w:style>
  <w:style w:type="character" w:styleId="EndnoteReference">
    <w:name w:val="endnote reference"/>
    <w:basedOn w:val="DefaultParagraphFont"/>
    <w:locked/>
    <w:rsid w:val="00763E7F"/>
    <w:rPr>
      <w:rFonts w:cs="Times New Roman"/>
      <w:vertAlign w:val="superscript"/>
    </w:rPr>
  </w:style>
  <w:style w:type="paragraph" w:styleId="FootnoteText">
    <w:name w:val="footnote text"/>
    <w:basedOn w:val="Normal"/>
    <w:link w:val="FootnoteTextChar"/>
    <w:rsid w:val="00763E7F"/>
    <w:rPr>
      <w:rFonts w:ascii="Times New Roman" w:hAnsi="Times New Roman"/>
      <w:sz w:val="20"/>
    </w:rPr>
  </w:style>
  <w:style w:type="character" w:customStyle="1" w:styleId="FootnoteTextChar">
    <w:name w:val="Footnote Text Char"/>
    <w:basedOn w:val="DefaultParagraphFont"/>
    <w:link w:val="FootnoteText"/>
    <w:rsid w:val="00763E7F"/>
  </w:style>
  <w:style w:type="table" w:styleId="TableGrid">
    <w:name w:val="Table Grid"/>
    <w:basedOn w:val="TableNormal"/>
    <w:locked/>
    <w:rsid w:val="00763E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locked/>
    <w:rsid w:val="00763E7F"/>
    <w:rPr>
      <w:rFonts w:ascii="Tahoma" w:hAnsi="Tahoma" w:cs="Tahoma"/>
      <w:sz w:val="16"/>
      <w:szCs w:val="16"/>
    </w:rPr>
  </w:style>
  <w:style w:type="character" w:customStyle="1" w:styleId="BalloonTextChar">
    <w:name w:val="Balloon Text Char"/>
    <w:basedOn w:val="DefaultParagraphFont"/>
    <w:link w:val="BalloonText"/>
    <w:rsid w:val="00763E7F"/>
    <w:rPr>
      <w:rFonts w:ascii="Tahoma" w:hAnsi="Tahoma" w:cs="Tahoma"/>
      <w:sz w:val="16"/>
      <w:szCs w:val="16"/>
    </w:rPr>
  </w:style>
  <w:style w:type="paragraph" w:styleId="ListParagraph">
    <w:name w:val="List Paragraph"/>
    <w:basedOn w:val="Normal"/>
    <w:link w:val="ListParagraphChar"/>
    <w:qFormat/>
    <w:rsid w:val="00763E7F"/>
    <w:pPr>
      <w:ind w:left="720"/>
    </w:pPr>
    <w:rPr>
      <w:rFonts w:ascii="Times New Roman" w:hAnsi="Times New Roman"/>
      <w:szCs w:val="24"/>
    </w:rPr>
  </w:style>
  <w:style w:type="paragraph" w:customStyle="1" w:styleId="IISub-subpoints">
    <w:name w:val="II Sub-subpoints"/>
    <w:basedOn w:val="Normal"/>
    <w:rsid w:val="00763E7F"/>
    <w:rPr>
      <w:rFonts w:ascii="Arial" w:hAnsi="Arial"/>
      <w:sz w:val="28"/>
    </w:rPr>
  </w:style>
  <w:style w:type="paragraph" w:customStyle="1" w:styleId="IIISub-subpoints">
    <w:name w:val="III Sub-subpoints"/>
    <w:basedOn w:val="Normal"/>
    <w:rsid w:val="00763E7F"/>
    <w:pPr>
      <w:keepNext/>
      <w:numPr>
        <w:numId w:val="4"/>
      </w:numPr>
      <w:tabs>
        <w:tab w:val="left" w:pos="1440"/>
        <w:tab w:val="left" w:pos="1800"/>
      </w:tabs>
    </w:pPr>
    <w:rPr>
      <w:rFonts w:ascii="Arial" w:hAnsi="Arial"/>
    </w:rPr>
  </w:style>
  <w:style w:type="paragraph" w:styleId="Subtitle">
    <w:name w:val="Subtitle"/>
    <w:basedOn w:val="Normal"/>
    <w:next w:val="Normal"/>
    <w:link w:val="SubtitleChar"/>
    <w:qFormat/>
    <w:rsid w:val="00763E7F"/>
    <w:pPr>
      <w:spacing w:after="60"/>
      <w:jc w:val="center"/>
      <w:outlineLvl w:val="1"/>
    </w:pPr>
    <w:rPr>
      <w:rFonts w:ascii="Cambria" w:hAnsi="Cambria"/>
      <w:szCs w:val="24"/>
    </w:rPr>
  </w:style>
  <w:style w:type="character" w:customStyle="1" w:styleId="SubtitleChar">
    <w:name w:val="Subtitle Char"/>
    <w:basedOn w:val="DefaultParagraphFont"/>
    <w:link w:val="Subtitle"/>
    <w:rsid w:val="00763E7F"/>
    <w:rPr>
      <w:rFonts w:ascii="Cambria" w:hAnsi="Cambria"/>
      <w:sz w:val="24"/>
      <w:szCs w:val="24"/>
    </w:rPr>
  </w:style>
  <w:style w:type="character" w:customStyle="1" w:styleId="sensecontent">
    <w:name w:val="sense_content"/>
    <w:basedOn w:val="DefaultParagraphFont"/>
    <w:rsid w:val="00763E7F"/>
    <w:rPr>
      <w:rFonts w:cs="Times New Roman"/>
    </w:rPr>
  </w:style>
  <w:style w:type="character" w:customStyle="1" w:styleId="senselabel">
    <w:name w:val="sense_label"/>
    <w:basedOn w:val="DefaultParagraphFont"/>
    <w:rsid w:val="00763E7F"/>
    <w:rPr>
      <w:rFonts w:cs="Times New Roman"/>
    </w:rPr>
  </w:style>
  <w:style w:type="character" w:styleId="Strong">
    <w:name w:val="Strong"/>
    <w:basedOn w:val="DefaultParagraphFont"/>
    <w:qFormat/>
    <w:rsid w:val="00763E7F"/>
    <w:rPr>
      <w:rFonts w:cs="Times New Roman"/>
      <w:b/>
      <w:bCs/>
    </w:rPr>
  </w:style>
  <w:style w:type="paragraph" w:customStyle="1" w:styleId="D0E609831FED48EB94937DD10D23D6A9">
    <w:name w:val="D0E609831FED48EB94937DD10D23D6A9"/>
    <w:rsid w:val="00763E7F"/>
    <w:pPr>
      <w:spacing w:after="200" w:line="276" w:lineRule="auto"/>
    </w:pPr>
    <w:rPr>
      <w:rFonts w:ascii="Calibri" w:hAnsi="Calibri"/>
      <w:sz w:val="22"/>
      <w:szCs w:val="22"/>
    </w:rPr>
  </w:style>
  <w:style w:type="paragraph" w:styleId="Revision">
    <w:name w:val="Revision"/>
    <w:hidden/>
    <w:semiHidden/>
    <w:rsid w:val="00763E7F"/>
    <w:rPr>
      <w:sz w:val="24"/>
      <w:szCs w:val="24"/>
    </w:rPr>
  </w:style>
  <w:style w:type="paragraph" w:styleId="DocumentMap">
    <w:name w:val="Document Map"/>
    <w:basedOn w:val="Normal"/>
    <w:link w:val="DocumentMapChar"/>
    <w:unhideWhenUsed/>
    <w:locked/>
    <w:rsid w:val="00763E7F"/>
    <w:rPr>
      <w:rFonts w:ascii="Tahoma" w:hAnsi="Tahoma" w:cs="Tahoma"/>
      <w:sz w:val="16"/>
      <w:szCs w:val="16"/>
    </w:rPr>
  </w:style>
  <w:style w:type="character" w:customStyle="1" w:styleId="DocumentMapChar">
    <w:name w:val="Document Map Char"/>
    <w:basedOn w:val="DefaultParagraphFont"/>
    <w:link w:val="DocumentMap"/>
    <w:rsid w:val="00763E7F"/>
    <w:rPr>
      <w:rFonts w:ascii="Tahoma" w:hAnsi="Tahoma" w:cs="Tahoma"/>
      <w:sz w:val="16"/>
      <w:szCs w:val="16"/>
    </w:rPr>
  </w:style>
  <w:style w:type="paragraph" w:customStyle="1" w:styleId="Style2">
    <w:name w:val="Style2"/>
    <w:basedOn w:val="Normal"/>
    <w:link w:val="Style2Char"/>
    <w:rsid w:val="00763E7F"/>
    <w:pPr>
      <w:numPr>
        <w:numId w:val="5"/>
      </w:numPr>
    </w:pPr>
    <w:rPr>
      <w:rFonts w:ascii="Times New Roman" w:hAnsi="Times New Roman"/>
      <w:sz w:val="28"/>
      <w:szCs w:val="28"/>
    </w:rPr>
  </w:style>
  <w:style w:type="character" w:customStyle="1" w:styleId="Style1Char">
    <w:name w:val="Style1 Char"/>
    <w:basedOn w:val="DefaultParagraphFont"/>
    <w:locked/>
    <w:rsid w:val="00763E7F"/>
    <w:rPr>
      <w:sz w:val="24"/>
      <w:szCs w:val="24"/>
      <w:lang w:val="en-US" w:eastAsia="en-US" w:bidi="ar-SA"/>
    </w:rPr>
  </w:style>
  <w:style w:type="paragraph" w:customStyle="1" w:styleId="Style3">
    <w:name w:val="Style3"/>
    <w:basedOn w:val="Normal"/>
    <w:link w:val="Style3Char"/>
    <w:rsid w:val="00763E7F"/>
    <w:pPr>
      <w:numPr>
        <w:numId w:val="6"/>
      </w:numPr>
      <w:ind w:left="1080"/>
    </w:pPr>
    <w:rPr>
      <w:rFonts w:ascii="Times New Roman" w:hAnsi="Times New Roman"/>
      <w:szCs w:val="24"/>
    </w:rPr>
  </w:style>
  <w:style w:type="character" w:customStyle="1" w:styleId="Style2Char">
    <w:name w:val="Style2 Char"/>
    <w:basedOn w:val="DefaultParagraphFont"/>
    <w:link w:val="Style2"/>
    <w:locked/>
    <w:rsid w:val="00763E7F"/>
    <w:rPr>
      <w:sz w:val="28"/>
      <w:szCs w:val="28"/>
    </w:rPr>
  </w:style>
  <w:style w:type="paragraph" w:customStyle="1" w:styleId="Style4">
    <w:name w:val="Style4"/>
    <w:basedOn w:val="Normal"/>
    <w:link w:val="Style4Char"/>
    <w:rsid w:val="00763E7F"/>
    <w:pPr>
      <w:numPr>
        <w:numId w:val="7"/>
      </w:numPr>
      <w:ind w:left="2160"/>
    </w:pPr>
    <w:rPr>
      <w:rFonts w:ascii="Times New Roman" w:hAnsi="Times New Roman"/>
      <w:szCs w:val="24"/>
    </w:rPr>
  </w:style>
  <w:style w:type="character" w:customStyle="1" w:styleId="Style3Char">
    <w:name w:val="Style3 Char"/>
    <w:basedOn w:val="DefaultParagraphFont"/>
    <w:link w:val="Style3"/>
    <w:locked/>
    <w:rsid w:val="00763E7F"/>
    <w:rPr>
      <w:sz w:val="24"/>
      <w:szCs w:val="24"/>
    </w:rPr>
  </w:style>
  <w:style w:type="character" w:customStyle="1" w:styleId="Style4Char">
    <w:name w:val="Style4 Char"/>
    <w:basedOn w:val="DefaultParagraphFont"/>
    <w:link w:val="Style4"/>
    <w:locked/>
    <w:rsid w:val="00763E7F"/>
    <w:rPr>
      <w:sz w:val="24"/>
      <w:szCs w:val="24"/>
    </w:rPr>
  </w:style>
  <w:style w:type="character" w:styleId="FootnoteReference">
    <w:name w:val="footnote reference"/>
    <w:basedOn w:val="DefaultParagraphFont"/>
    <w:unhideWhenUsed/>
    <w:rsid w:val="00763E7F"/>
    <w:rPr>
      <w:rFonts w:cs="Times New Roman"/>
      <w:vertAlign w:val="superscript"/>
    </w:rPr>
  </w:style>
  <w:style w:type="paragraph" w:customStyle="1" w:styleId="Style0">
    <w:name w:val="Style0"/>
    <w:basedOn w:val="Heading2"/>
    <w:link w:val="Style0Char"/>
    <w:qFormat/>
    <w:rsid w:val="00763E7F"/>
    <w:rPr>
      <w:rFonts w:ascii="Calibri" w:hAnsi="Calibri"/>
      <w:b w:val="0"/>
      <w:szCs w:val="24"/>
    </w:rPr>
  </w:style>
  <w:style w:type="paragraph" w:customStyle="1" w:styleId="Heading2b">
    <w:name w:val="Heading 2b"/>
    <w:basedOn w:val="Heading2"/>
    <w:link w:val="Heading2bChar"/>
    <w:rsid w:val="00763E7F"/>
    <w:rPr>
      <w:rFonts w:ascii="Calibri" w:hAnsi="Calibri"/>
      <w:b w:val="0"/>
      <w:szCs w:val="24"/>
    </w:rPr>
  </w:style>
  <w:style w:type="character" w:customStyle="1" w:styleId="Style0Char">
    <w:name w:val="Style0 Char"/>
    <w:basedOn w:val="Heading2Char"/>
    <w:link w:val="Style0"/>
    <w:locked/>
    <w:rsid w:val="00763E7F"/>
    <w:rPr>
      <w:rFonts w:ascii="Cambria" w:hAnsi="Cambria" w:cs="Arial"/>
      <w:b w:val="0"/>
      <w:noProof/>
      <w:sz w:val="28"/>
      <w:szCs w:val="24"/>
    </w:rPr>
  </w:style>
  <w:style w:type="character" w:customStyle="1" w:styleId="Heading2bChar">
    <w:name w:val="Heading 2b Char"/>
    <w:basedOn w:val="Heading2Char"/>
    <w:link w:val="Heading2b"/>
    <w:locked/>
    <w:rsid w:val="00763E7F"/>
    <w:rPr>
      <w:rFonts w:ascii="Cambria" w:hAnsi="Cambria" w:cs="Arial"/>
      <w:b w:val="0"/>
      <w:noProof/>
      <w:sz w:val="28"/>
      <w:szCs w:val="24"/>
    </w:rPr>
  </w:style>
  <w:style w:type="character" w:customStyle="1" w:styleId="apple-style-span">
    <w:name w:val="apple-style-span"/>
    <w:basedOn w:val="DefaultParagraphFont"/>
    <w:rsid w:val="00763E7F"/>
    <w:rPr>
      <w:rFonts w:cs="Times New Roman"/>
    </w:rPr>
  </w:style>
  <w:style w:type="character" w:customStyle="1" w:styleId="apple-converted-space">
    <w:name w:val="apple-converted-space"/>
    <w:basedOn w:val="DefaultParagraphFont"/>
    <w:rsid w:val="00763E7F"/>
    <w:rPr>
      <w:rFonts w:cs="Times New Roman"/>
    </w:rPr>
  </w:style>
  <w:style w:type="paragraph" w:styleId="NormalWeb">
    <w:name w:val="Normal (Web)"/>
    <w:basedOn w:val="Normal"/>
    <w:unhideWhenUsed/>
    <w:rsid w:val="00763E7F"/>
    <w:pPr>
      <w:spacing w:before="100" w:beforeAutospacing="1" w:after="100" w:afterAutospacing="1"/>
    </w:pPr>
    <w:rPr>
      <w:rFonts w:ascii="Times New Roman" w:hAnsi="Times New Roman"/>
      <w:szCs w:val="24"/>
    </w:rPr>
  </w:style>
  <w:style w:type="paragraph" w:customStyle="1" w:styleId="17">
    <w:name w:val="17"/>
    <w:basedOn w:val="ListParagraph"/>
    <w:link w:val="17Char"/>
    <w:rsid w:val="00763E7F"/>
    <w:pPr>
      <w:numPr>
        <w:numId w:val="9"/>
      </w:numPr>
      <w:tabs>
        <w:tab w:val="num" w:pos="360"/>
      </w:tabs>
      <w:ind w:left="720" w:hanging="360"/>
    </w:pPr>
  </w:style>
  <w:style w:type="character" w:customStyle="1" w:styleId="ListParagraphChar">
    <w:name w:val="List Paragraph Char"/>
    <w:basedOn w:val="DefaultParagraphFont"/>
    <w:link w:val="ListParagraph"/>
    <w:locked/>
    <w:rsid w:val="00763E7F"/>
    <w:rPr>
      <w:sz w:val="24"/>
      <w:szCs w:val="24"/>
    </w:rPr>
  </w:style>
  <w:style w:type="character" w:customStyle="1" w:styleId="17Char">
    <w:name w:val="17 Char"/>
    <w:basedOn w:val="ListParagraphChar"/>
    <w:link w:val="17"/>
    <w:locked/>
    <w:rsid w:val="00763E7F"/>
    <w:rPr>
      <w:sz w:val="24"/>
      <w:szCs w:val="24"/>
    </w:rPr>
  </w:style>
  <w:style w:type="character" w:styleId="Emphasis">
    <w:name w:val="Emphasis"/>
    <w:basedOn w:val="DefaultParagraphFont"/>
    <w:qFormat/>
    <w:locked/>
    <w:rsid w:val="00763E7F"/>
    <w:rPr>
      <w:rFonts w:cs="Times New Roman"/>
      <w:i/>
      <w:iCs/>
    </w:rPr>
  </w:style>
  <w:style w:type="character" w:customStyle="1" w:styleId="period">
    <w:name w:val="period"/>
    <w:basedOn w:val="DefaultParagraphFont"/>
    <w:rsid w:val="00763E7F"/>
    <w:rPr>
      <w:rFonts w:cs="Times New Roman"/>
    </w:rPr>
  </w:style>
  <w:style w:type="character" w:customStyle="1" w:styleId="year">
    <w:name w:val="year"/>
    <w:basedOn w:val="DefaultParagraphFont"/>
    <w:rsid w:val="00763E7F"/>
    <w:rPr>
      <w:rFonts w:cs="Times New Roman"/>
    </w:rPr>
  </w:style>
  <w:style w:type="character" w:customStyle="1" w:styleId="reference">
    <w:name w:val="reference"/>
    <w:basedOn w:val="DefaultParagraphFont"/>
    <w:rsid w:val="00763E7F"/>
    <w:rPr>
      <w:rFonts w:cs="Times New Roman"/>
    </w:rPr>
  </w:style>
  <w:style w:type="paragraph" w:customStyle="1" w:styleId="SQBibleAtlas">
    <w:name w:val="SQ BibleAtlas"/>
    <w:basedOn w:val="ListParagraph"/>
    <w:link w:val="SQBibleAtlasChar"/>
    <w:qFormat/>
    <w:rsid w:val="00763E7F"/>
    <w:pPr>
      <w:numPr>
        <w:numId w:val="10"/>
      </w:numPr>
    </w:pPr>
    <w:rPr>
      <w:rFonts w:ascii="Cambria" w:hAnsi="Cambria"/>
    </w:rPr>
  </w:style>
  <w:style w:type="character" w:customStyle="1" w:styleId="azure1">
    <w:name w:val="azure1"/>
    <w:basedOn w:val="DefaultParagraphFont"/>
    <w:rsid w:val="00763E7F"/>
    <w:rPr>
      <w:rFonts w:ascii="Times New Roman" w:hAnsi="Times New Roman" w:cs="Times New Roman"/>
      <w:b/>
      <w:bCs/>
      <w:color w:val="6699CC"/>
      <w:sz w:val="54"/>
      <w:szCs w:val="54"/>
    </w:rPr>
  </w:style>
  <w:style w:type="character" w:customStyle="1" w:styleId="SQBibleAtlasChar">
    <w:name w:val="SQ BibleAtlas Char"/>
    <w:basedOn w:val="ListParagraphChar"/>
    <w:link w:val="SQBibleAtlas"/>
    <w:locked/>
    <w:rsid w:val="00763E7F"/>
    <w:rPr>
      <w:rFonts w:ascii="Cambria" w:hAnsi="Cambria"/>
      <w:sz w:val="24"/>
      <w:szCs w:val="24"/>
    </w:rPr>
  </w:style>
  <w:style w:type="paragraph" w:customStyle="1" w:styleId="Style5">
    <w:name w:val="Style5"/>
    <w:basedOn w:val="Normal"/>
    <w:link w:val="Style5Char"/>
    <w:qFormat/>
    <w:rsid w:val="00763E7F"/>
    <w:rPr>
      <w:rFonts w:ascii="Times New Roman" w:hAnsi="Times New Roman"/>
      <w:szCs w:val="24"/>
    </w:rPr>
  </w:style>
  <w:style w:type="character" w:customStyle="1" w:styleId="Style5Char">
    <w:name w:val="Style5 Char"/>
    <w:basedOn w:val="DefaultParagraphFont"/>
    <w:link w:val="Style5"/>
    <w:locked/>
    <w:rsid w:val="00763E7F"/>
    <w:rPr>
      <w:sz w:val="24"/>
      <w:szCs w:val="24"/>
    </w:rPr>
  </w:style>
  <w:style w:type="numbering" w:customStyle="1" w:styleId="WayShouldBe">
    <w:name w:val="WayShouldBe"/>
    <w:rsid w:val="00763E7F"/>
    <w:pPr>
      <w:numPr>
        <w:numId w:val="8"/>
      </w:numPr>
    </w:pPr>
  </w:style>
  <w:style w:type="paragraph" w:styleId="Quote">
    <w:name w:val="Quote"/>
    <w:basedOn w:val="Normal"/>
    <w:next w:val="Normal"/>
    <w:link w:val="QuoteChar"/>
    <w:qFormat/>
    <w:locked/>
    <w:rsid w:val="00763E7F"/>
    <w:rPr>
      <w:rFonts w:ascii="Times New Roman" w:hAnsi="Times New Roman"/>
      <w:i/>
      <w:iCs/>
      <w:color w:val="000000"/>
      <w:szCs w:val="24"/>
    </w:rPr>
  </w:style>
  <w:style w:type="character" w:customStyle="1" w:styleId="QuoteChar">
    <w:name w:val="Quote Char"/>
    <w:basedOn w:val="DefaultParagraphFont"/>
    <w:link w:val="Quote"/>
    <w:rsid w:val="00763E7F"/>
    <w:rPr>
      <w:i/>
      <w:iCs/>
      <w:color w:val="000000"/>
      <w:sz w:val="24"/>
      <w:szCs w:val="24"/>
    </w:rPr>
  </w:style>
  <w:style w:type="character" w:styleId="LineNumber">
    <w:name w:val="line number"/>
    <w:basedOn w:val="DefaultParagraphFont"/>
    <w:locked/>
    <w:rsid w:val="00763E7F"/>
    <w:rPr>
      <w:rFonts w:cs="Times New Roman"/>
    </w:rPr>
  </w:style>
  <w:style w:type="paragraph" w:customStyle="1" w:styleId="Style6">
    <w:name w:val="Style6"/>
    <w:basedOn w:val="Heading6"/>
    <w:link w:val="Style6Char"/>
    <w:qFormat/>
    <w:rsid w:val="00763E7F"/>
    <w:pPr>
      <w:numPr>
        <w:numId w:val="12"/>
      </w:numPr>
      <w:tabs>
        <w:tab w:val="left" w:pos="1800"/>
      </w:tabs>
      <w:spacing w:before="0" w:after="0"/>
    </w:pPr>
    <w:rPr>
      <w:sz w:val="24"/>
      <w:szCs w:val="24"/>
    </w:rPr>
  </w:style>
  <w:style w:type="character" w:customStyle="1" w:styleId="Style6Char">
    <w:name w:val="Style6 Char"/>
    <w:basedOn w:val="Heading6Char"/>
    <w:link w:val="Style6"/>
    <w:locked/>
    <w:rsid w:val="00763E7F"/>
    <w:rPr>
      <w:rFonts w:asciiTheme="minorHAnsi" w:hAnsiTheme="minorHAnsi"/>
      <w:sz w:val="24"/>
      <w:szCs w:val="24"/>
    </w:rPr>
  </w:style>
  <w:style w:type="paragraph" w:customStyle="1" w:styleId="tests">
    <w:name w:val="tests"/>
    <w:basedOn w:val="Normal"/>
    <w:link w:val="testsChar"/>
    <w:qFormat/>
    <w:rsid w:val="00763E7F"/>
    <w:pPr>
      <w:numPr>
        <w:numId w:val="11"/>
      </w:numPr>
      <w:ind w:left="360"/>
    </w:pPr>
    <w:rPr>
      <w:szCs w:val="24"/>
    </w:rPr>
  </w:style>
  <w:style w:type="character" w:customStyle="1" w:styleId="testsChar">
    <w:name w:val="tests Char"/>
    <w:basedOn w:val="Heading4Char"/>
    <w:link w:val="tests"/>
    <w:locked/>
    <w:rsid w:val="00763E7F"/>
    <w:rPr>
      <w:rFonts w:asciiTheme="minorHAnsi" w:hAnsiTheme="minorHAnsi"/>
      <w:sz w:val="24"/>
      <w:szCs w:val="24"/>
    </w:rPr>
  </w:style>
  <w:style w:type="paragraph" w:customStyle="1" w:styleId="style29">
    <w:name w:val="style29"/>
    <w:basedOn w:val="Normal"/>
    <w:rsid w:val="00763E7F"/>
    <w:pPr>
      <w:spacing w:before="100" w:beforeAutospacing="1" w:after="100" w:afterAutospacing="1"/>
    </w:pPr>
    <w:rPr>
      <w:rFonts w:ascii="Verdana" w:hAnsi="Verdana"/>
      <w:szCs w:val="24"/>
    </w:rPr>
  </w:style>
  <w:style w:type="paragraph" w:customStyle="1" w:styleId="CenteredParagraph">
    <w:name w:val="Centered Paragraph"/>
    <w:basedOn w:val="Normal"/>
    <w:autoRedefine/>
    <w:qFormat/>
    <w:rsid w:val="004D727C"/>
    <w:pPr>
      <w:jc w:val="center"/>
    </w:pPr>
    <w:rPr>
      <w:b/>
      <w:bCs/>
      <w:sz w:val="28"/>
      <w:szCs w:val="28"/>
    </w:rPr>
  </w:style>
  <w:style w:type="paragraph" w:customStyle="1" w:styleId="Heading2Nobreak">
    <w:name w:val="Heading 2 No break"/>
    <w:autoRedefine/>
    <w:qFormat/>
    <w:rsid w:val="00121183"/>
    <w:pPr>
      <w:jc w:val="center"/>
    </w:pPr>
    <w:rPr>
      <w:rFonts w:ascii="Cambria" w:hAnsi="Cambria" w:cs="Arial"/>
      <w:b/>
      <w:sz w:val="28"/>
      <w:szCs w:val="16"/>
    </w:rPr>
  </w:style>
  <w:style w:type="paragraph" w:customStyle="1" w:styleId="QuestionsAns">
    <w:name w:val="Questions Ans"/>
    <w:basedOn w:val="Normal"/>
    <w:autoRedefine/>
    <w:qFormat/>
    <w:rsid w:val="00867540"/>
    <w:pPr>
      <w:ind w:left="720"/>
    </w:pPr>
    <w:rPr>
      <w:i/>
      <w:vanish/>
    </w:rPr>
  </w:style>
  <w:style w:type="character" w:customStyle="1" w:styleId="Heading4Char1">
    <w:name w:val="Heading 4 Char1"/>
    <w:basedOn w:val="DefaultParagraphFont"/>
    <w:rsid w:val="00C80332"/>
    <w:rPr>
      <w:rFonts w:asciiTheme="majorHAnsi" w:eastAsiaTheme="majorEastAsia" w:hAnsiTheme="majorHAnsi" w:cstheme="majorBidi"/>
      <w:b/>
      <w:bCs/>
      <w:iCs/>
      <w:sz w:val="24"/>
    </w:rPr>
  </w:style>
  <w:style w:type="character" w:customStyle="1" w:styleId="Heading3Char1">
    <w:name w:val="Heading 3 Char1"/>
    <w:basedOn w:val="DefaultParagraphFont"/>
    <w:link w:val="Heading3"/>
    <w:rsid w:val="007330E2"/>
    <w:rPr>
      <w:rFonts w:asciiTheme="majorHAnsi" w:eastAsiaTheme="majorEastAsia" w:hAnsiTheme="majorHAnsi" w:cstheme="majorBidi"/>
      <w:b/>
      <w:bCs/>
      <w:sz w:val="24"/>
    </w:rPr>
  </w:style>
  <w:style w:type="character" w:customStyle="1" w:styleId="Heading4Char2">
    <w:name w:val="Heading 4 Char2"/>
    <w:basedOn w:val="DefaultParagraphFont"/>
    <w:rsid w:val="00A70E6E"/>
    <w:rPr>
      <w:rFonts w:asciiTheme="majorHAnsi" w:eastAsiaTheme="majorEastAsia" w:hAnsiTheme="majorHAnsi" w:cstheme="majorBidi"/>
      <w:b/>
      <w:bCs/>
      <w:iCs/>
      <w:sz w:val="24"/>
    </w:rPr>
  </w:style>
  <w:style w:type="paragraph" w:customStyle="1" w:styleId="TableHeader">
    <w:name w:val="Table Header"/>
    <w:basedOn w:val="Normal"/>
    <w:autoRedefine/>
    <w:rsid w:val="004D727C"/>
    <w:pPr>
      <w:shd w:val="clear" w:color="auto" w:fill="EEECE1"/>
      <w:jc w:val="center"/>
    </w:pPr>
    <w:rPr>
      <w:rFonts w:ascii="Cambria" w:hAnsi="Cambria"/>
      <w:b/>
      <w:bCs/>
      <w:sz w:val="28"/>
    </w:rPr>
  </w:style>
  <w:style w:type="paragraph" w:customStyle="1" w:styleId="Scripture">
    <w:name w:val="Scripture"/>
    <w:basedOn w:val="Normal"/>
    <w:link w:val="ScriptureChar"/>
    <w:qFormat/>
    <w:rsid w:val="007F42D3"/>
    <w:pPr>
      <w:ind w:left="720" w:hanging="720"/>
    </w:pPr>
    <w:rPr>
      <w:i/>
    </w:rPr>
  </w:style>
  <w:style w:type="paragraph" w:customStyle="1" w:styleId="List6">
    <w:name w:val="List 6"/>
    <w:link w:val="List6Char"/>
    <w:autoRedefine/>
    <w:qFormat/>
    <w:rsid w:val="004405BD"/>
    <w:pPr>
      <w:numPr>
        <w:numId w:val="27"/>
      </w:numPr>
    </w:pPr>
    <w:rPr>
      <w:sz w:val="24"/>
      <w:szCs w:val="24"/>
    </w:rPr>
  </w:style>
  <w:style w:type="character" w:customStyle="1" w:styleId="ScriptureChar">
    <w:name w:val="Scripture Char"/>
    <w:basedOn w:val="DefaultParagraphFont"/>
    <w:link w:val="Scripture"/>
    <w:rsid w:val="007F42D3"/>
    <w:rPr>
      <w:rFonts w:asciiTheme="minorHAnsi" w:hAnsiTheme="minorHAnsi"/>
      <w:i/>
      <w:sz w:val="24"/>
    </w:rPr>
  </w:style>
  <w:style w:type="paragraph" w:customStyle="1" w:styleId="List7">
    <w:name w:val="List 7"/>
    <w:link w:val="List7Char"/>
    <w:autoRedefine/>
    <w:qFormat/>
    <w:rsid w:val="007929ED"/>
    <w:pPr>
      <w:numPr>
        <w:numId w:val="28"/>
      </w:numPr>
    </w:pPr>
    <w:rPr>
      <w:sz w:val="24"/>
      <w:szCs w:val="24"/>
    </w:rPr>
  </w:style>
  <w:style w:type="character" w:customStyle="1" w:styleId="List6Char">
    <w:name w:val="List 6 Char"/>
    <w:basedOn w:val="ListParagraphChar"/>
    <w:link w:val="List6"/>
    <w:rsid w:val="004405BD"/>
    <w:rPr>
      <w:sz w:val="24"/>
      <w:szCs w:val="24"/>
    </w:rPr>
  </w:style>
  <w:style w:type="character" w:customStyle="1" w:styleId="List7Char">
    <w:name w:val="List 7 Char"/>
    <w:basedOn w:val="ListParagraphChar"/>
    <w:link w:val="List7"/>
    <w:rsid w:val="007929ED"/>
    <w:rPr>
      <w:sz w:val="24"/>
      <w:szCs w:val="24"/>
    </w:rPr>
  </w:style>
  <w:style w:type="table" w:customStyle="1" w:styleId="TableGrid1">
    <w:name w:val="Table Grid1"/>
    <w:basedOn w:val="TableNormal"/>
    <w:next w:val="TableGrid"/>
    <w:uiPriority w:val="59"/>
    <w:rsid w:val="002812A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toc 1" w:locked="0" w:uiPriority="39"/>
    <w:lsdException w:name="toc 2" w:locked="0" w:uiPriority="39"/>
    <w:lsdException w:name="toc 3" w:locked="0"/>
    <w:lsdException w:name="toc 4" w:locked="0"/>
    <w:lsdException w:name="toc 5" w:locked="0"/>
    <w:lsdException w:name="toc 6" w:locked="0"/>
    <w:lsdException w:name="toc 7" w:locked="0"/>
    <w:lsdException w:name="toc 8" w:locked="0"/>
    <w:lsdException w:name="toc 9" w:locked="0"/>
    <w:lsdException w:name="Normal Indent" w:locked="0"/>
    <w:lsdException w:name="footnote text" w:locked="0"/>
    <w:lsdException w:name="header" w:locked="0"/>
    <w:lsdException w:name="footer" w:locked="0"/>
    <w:lsdException w:name="caption" w:semiHidden="1" w:unhideWhenUsed="1" w:qFormat="1"/>
    <w:lsdException w:name="footnote reference" w:locked="0"/>
    <w:lsdException w:name="page number" w:locked="0"/>
    <w:lsdException w:name="toa heading" w:locked="0"/>
    <w:lsdException w:name="Title" w:locked="0" w:qFormat="1"/>
    <w:lsdException w:name="Default Paragraph Font" w:locked="0"/>
    <w:lsdException w:name="Subtitle" w:locked="0" w:qFormat="1"/>
    <w:lsdException w:name="Salutation" w:locked="0"/>
    <w:lsdException w:name="Note Heading" w:locked="0"/>
    <w:lsdException w:name="Hyperlink" w:locked="0" w:uiPriority="99"/>
    <w:lsdException w:name="Strong" w:locked="0" w:qFormat="1"/>
    <w:lsdException w:name="Emphasis" w:qFormat="1"/>
    <w:lsdException w:name="HTML Top of Form" w:locked="0"/>
    <w:lsdException w:name="HTML Bottom of Form" w:locked="0"/>
    <w:lsdException w:name="Normal (Web)" w:locked="0"/>
    <w:lsdException w:name="Normal Table" w:locked="0"/>
    <w:lsdException w:name="No List"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qFormat="1"/>
    <w:lsdException w:name="Quote"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atentStyles>
  <w:style w:type="paragraph" w:default="1" w:styleId="Normal">
    <w:name w:val="Normal"/>
    <w:qFormat/>
    <w:rsid w:val="00A751BB"/>
    <w:rPr>
      <w:rFonts w:asciiTheme="minorHAnsi" w:hAnsiTheme="minorHAnsi"/>
      <w:sz w:val="24"/>
    </w:rPr>
  </w:style>
  <w:style w:type="paragraph" w:styleId="Heading1">
    <w:name w:val="heading 1"/>
    <w:basedOn w:val="Normal"/>
    <w:next w:val="ParagraphNormal"/>
    <w:link w:val="Heading1Char"/>
    <w:autoRedefine/>
    <w:qFormat/>
    <w:rsid w:val="0075310A"/>
    <w:pPr>
      <w:keepNext/>
      <w:keepLines/>
      <w:pageBreakBefore/>
      <w:numPr>
        <w:numId w:val="3"/>
      </w:numPr>
      <w:spacing w:after="360"/>
      <w:ind w:left="360"/>
      <w:jc w:val="center"/>
      <w:outlineLvl w:val="0"/>
    </w:pPr>
    <w:rPr>
      <w:rFonts w:asciiTheme="majorHAnsi" w:eastAsiaTheme="majorEastAsia" w:hAnsiTheme="majorHAnsi" w:cstheme="majorBidi"/>
      <w:b/>
      <w:bCs/>
      <w:sz w:val="44"/>
      <w:szCs w:val="28"/>
    </w:rPr>
  </w:style>
  <w:style w:type="paragraph" w:styleId="Heading2">
    <w:name w:val="heading 2"/>
    <w:basedOn w:val="Normal"/>
    <w:link w:val="Heading2Char"/>
    <w:autoRedefine/>
    <w:qFormat/>
    <w:rsid w:val="00D91CE1"/>
    <w:pPr>
      <w:keepNext/>
      <w:pageBreakBefore/>
      <w:jc w:val="center"/>
      <w:outlineLvl w:val="1"/>
    </w:pPr>
    <w:rPr>
      <w:rFonts w:ascii="Cambria" w:hAnsi="Cambria" w:cs="Arial"/>
      <w:b/>
      <w:noProof/>
      <w:sz w:val="28"/>
      <w:szCs w:val="16"/>
    </w:rPr>
  </w:style>
  <w:style w:type="paragraph" w:styleId="Heading3">
    <w:name w:val="heading 3"/>
    <w:basedOn w:val="Normal"/>
    <w:next w:val="Normal"/>
    <w:link w:val="Heading3Char1"/>
    <w:autoRedefine/>
    <w:qFormat/>
    <w:rsid w:val="007330E2"/>
    <w:pPr>
      <w:keepNext/>
      <w:keepLines/>
      <w:numPr>
        <w:numId w:val="16"/>
      </w:numPr>
      <w:outlineLvl w:val="2"/>
    </w:pPr>
    <w:rPr>
      <w:rFonts w:asciiTheme="majorHAnsi" w:eastAsiaTheme="majorEastAsia" w:hAnsiTheme="majorHAnsi" w:cstheme="majorBidi"/>
      <w:b/>
      <w:bCs/>
    </w:rPr>
  </w:style>
  <w:style w:type="paragraph" w:styleId="Heading6">
    <w:name w:val="heading 6"/>
    <w:basedOn w:val="Normal"/>
    <w:next w:val="Normal"/>
    <w:link w:val="Heading6Char"/>
    <w:autoRedefine/>
    <w:qFormat/>
    <w:rsid w:val="0025081F"/>
    <w:pPr>
      <w:spacing w:before="240" w:after="60"/>
      <w:outlineLvl w:val="5"/>
    </w:pPr>
    <w:rPr>
      <w:sz w:val="22"/>
      <w:szCs w:val="22"/>
    </w:rPr>
  </w:style>
  <w:style w:type="paragraph" w:styleId="Heading7">
    <w:name w:val="heading 7"/>
    <w:basedOn w:val="Normal"/>
    <w:next w:val="Normal"/>
    <w:link w:val="Heading7Char"/>
    <w:qFormat/>
    <w:rsid w:val="0026475B"/>
    <w:pPr>
      <w:spacing w:before="240" w:after="60"/>
      <w:outlineLvl w:val="6"/>
    </w:pPr>
  </w:style>
  <w:style w:type="paragraph" w:styleId="Heading8">
    <w:name w:val="heading 8"/>
    <w:basedOn w:val="Normal"/>
    <w:next w:val="Normal"/>
    <w:link w:val="Heading8Char"/>
    <w:qFormat/>
    <w:rsid w:val="0026475B"/>
    <w:pPr>
      <w:spacing w:before="240" w:after="60"/>
      <w:outlineLvl w:val="7"/>
    </w:pPr>
    <w:rPr>
      <w:i/>
      <w:iCs/>
    </w:rPr>
  </w:style>
  <w:style w:type="paragraph" w:styleId="Heading9">
    <w:name w:val="heading 9"/>
    <w:basedOn w:val="Normal"/>
    <w:next w:val="Normal"/>
    <w:link w:val="Heading9Char"/>
    <w:qFormat/>
    <w:rsid w:val="0026475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locked/>
    <w:rsid w:val="00FA0E10"/>
    <w:rPr>
      <w:rFonts w:asciiTheme="minorHAnsi" w:eastAsiaTheme="minorEastAsia" w:hAnsiTheme="minorHAnsi" w:cstheme="minorBidi"/>
      <w:sz w:val="22"/>
      <w:szCs w:val="22"/>
      <w:lang w:eastAsia="ja-JP"/>
    </w:rPr>
  </w:style>
  <w:style w:type="table" w:styleId="TableTheme">
    <w:name w:val="Table Theme"/>
    <w:basedOn w:val="TableNormal"/>
    <w:locked/>
    <w:rsid w:val="008E5B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202EAB"/>
    <w:rPr>
      <w:color w:val="000080"/>
      <w:u w:val="single"/>
    </w:rPr>
  </w:style>
  <w:style w:type="character" w:styleId="FollowedHyperlink">
    <w:name w:val="FollowedHyperlink"/>
    <w:basedOn w:val="DefaultParagraphFont"/>
    <w:locked/>
    <w:rsid w:val="00202EAB"/>
    <w:rPr>
      <w:color w:val="0000FF"/>
      <w:u w:val="single"/>
    </w:rPr>
  </w:style>
  <w:style w:type="paragraph" w:customStyle="1" w:styleId="ParagraphNormal">
    <w:name w:val="Paragraph Normal"/>
    <w:basedOn w:val="Normal"/>
    <w:autoRedefine/>
    <w:qFormat/>
    <w:rsid w:val="00093A3A"/>
    <w:pPr>
      <w:ind w:firstLine="720"/>
      <w:jc w:val="center"/>
    </w:pPr>
    <w:rPr>
      <w:rFonts w:eastAsiaTheme="minorEastAsia"/>
    </w:rPr>
  </w:style>
  <w:style w:type="character" w:customStyle="1" w:styleId="Heading3Char">
    <w:name w:val="Heading 3 Char"/>
    <w:basedOn w:val="DefaultParagraphFont"/>
    <w:locked/>
    <w:rsid w:val="00F51D41"/>
    <w:rPr>
      <w:rFonts w:ascii="Calibri" w:hAnsi="Calibri" w:cs="Arial"/>
      <w:b/>
      <w:sz w:val="28"/>
      <w:szCs w:val="26"/>
    </w:rPr>
  </w:style>
  <w:style w:type="character" w:customStyle="1" w:styleId="Heading2Char">
    <w:name w:val="Heading 2 Char"/>
    <w:basedOn w:val="DefaultParagraphFont"/>
    <w:link w:val="Heading2"/>
    <w:rsid w:val="00D91CE1"/>
    <w:rPr>
      <w:rFonts w:ascii="Cambria" w:hAnsi="Cambria" w:cs="Arial"/>
      <w:b/>
      <w:noProof/>
      <w:sz w:val="28"/>
      <w:szCs w:val="16"/>
    </w:rPr>
  </w:style>
  <w:style w:type="paragraph" w:customStyle="1" w:styleId="SQa">
    <w:name w:val="SQa"/>
    <w:basedOn w:val="Normal"/>
    <w:autoRedefine/>
    <w:rsid w:val="00DE72B4"/>
    <w:pPr>
      <w:ind w:left="360"/>
    </w:pPr>
    <w:rPr>
      <w:vanish/>
    </w:rPr>
  </w:style>
  <w:style w:type="character" w:customStyle="1" w:styleId="NoSpacingChar">
    <w:name w:val="No Spacing Char"/>
    <w:basedOn w:val="DefaultParagraphFont"/>
    <w:link w:val="NoSpacing"/>
    <w:rsid w:val="00FA0E10"/>
    <w:rPr>
      <w:rFonts w:asciiTheme="minorHAnsi" w:eastAsiaTheme="minorEastAsia" w:hAnsiTheme="minorHAnsi" w:cstheme="minorBidi"/>
      <w:sz w:val="22"/>
      <w:szCs w:val="22"/>
      <w:lang w:eastAsia="ja-JP"/>
    </w:rPr>
  </w:style>
  <w:style w:type="character" w:customStyle="1" w:styleId="Heading4Char">
    <w:name w:val="Heading 4 Char"/>
    <w:basedOn w:val="DefaultParagraphFont"/>
    <w:locked/>
    <w:rsid w:val="00D6753A"/>
    <w:rPr>
      <w:rFonts w:ascii="Calibri" w:hAnsi="Calibri"/>
      <w:sz w:val="24"/>
    </w:rPr>
  </w:style>
  <w:style w:type="paragraph" w:customStyle="1" w:styleId="Heading2Swa">
    <w:name w:val="Heading 2 Swa"/>
    <w:basedOn w:val="Heading2"/>
    <w:next w:val="Heading2"/>
    <w:autoRedefine/>
    <w:rsid w:val="008D7C71"/>
    <w:rPr>
      <w:vanish/>
      <w:szCs w:val="24"/>
    </w:rPr>
  </w:style>
  <w:style w:type="paragraph" w:customStyle="1" w:styleId="MainTitle">
    <w:name w:val="MainTitle"/>
    <w:autoRedefine/>
    <w:rsid w:val="00795DA8"/>
    <w:pPr>
      <w:ind w:left="2880"/>
    </w:pPr>
    <w:rPr>
      <w:rFonts w:ascii="Cambria" w:hAnsi="Cambria"/>
      <w:b/>
      <w:sz w:val="72"/>
      <w:szCs w:val="72"/>
    </w:rPr>
  </w:style>
  <w:style w:type="paragraph" w:customStyle="1" w:styleId="ParagraphRightAlign">
    <w:name w:val="Paragraph Right Align"/>
    <w:basedOn w:val="Normal"/>
    <w:autoRedefine/>
    <w:rsid w:val="002D4109"/>
    <w:pPr>
      <w:jc w:val="right"/>
    </w:pPr>
  </w:style>
  <w:style w:type="paragraph" w:customStyle="1" w:styleId="Subtitle1">
    <w:name w:val="Subtitle1"/>
    <w:basedOn w:val="MainTitle"/>
    <w:next w:val="Normal"/>
    <w:autoRedefine/>
    <w:rsid w:val="002F58E2"/>
    <w:rPr>
      <w:rFonts w:ascii="Calibri" w:hAnsi="Calibri"/>
      <w:sz w:val="40"/>
      <w:szCs w:val="40"/>
    </w:rPr>
  </w:style>
  <w:style w:type="paragraph" w:styleId="TOC1">
    <w:name w:val="toc 1"/>
    <w:basedOn w:val="Normal"/>
    <w:next w:val="Normal"/>
    <w:autoRedefine/>
    <w:uiPriority w:val="39"/>
    <w:rsid w:val="0001104E"/>
    <w:pPr>
      <w:tabs>
        <w:tab w:val="left" w:pos="480"/>
        <w:tab w:val="right" w:leader="dot" w:pos="8630"/>
      </w:tabs>
      <w:spacing w:before="360"/>
    </w:pPr>
    <w:rPr>
      <w:rFonts w:asciiTheme="majorHAnsi" w:hAnsiTheme="majorHAnsi"/>
      <w:b/>
      <w:bCs/>
      <w:caps/>
    </w:rPr>
  </w:style>
  <w:style w:type="paragraph" w:styleId="TOC2">
    <w:name w:val="toc 2"/>
    <w:basedOn w:val="Normal"/>
    <w:next w:val="Normal"/>
    <w:autoRedefine/>
    <w:uiPriority w:val="39"/>
    <w:rsid w:val="00FA0E10"/>
    <w:pPr>
      <w:spacing w:before="240"/>
    </w:pPr>
    <w:rPr>
      <w:rFonts w:cstheme="minorHAnsi"/>
      <w:b/>
      <w:bCs/>
    </w:rPr>
  </w:style>
  <w:style w:type="numbering" w:customStyle="1" w:styleId="Style1">
    <w:name w:val="Style1"/>
    <w:rsid w:val="00655312"/>
    <w:pPr>
      <w:numPr>
        <w:numId w:val="1"/>
      </w:numPr>
    </w:pPr>
  </w:style>
  <w:style w:type="numbering" w:customStyle="1" w:styleId="DBIList">
    <w:name w:val="DBI List"/>
    <w:rsid w:val="00655312"/>
    <w:pPr>
      <w:numPr>
        <w:numId w:val="2"/>
      </w:numPr>
    </w:pPr>
  </w:style>
  <w:style w:type="paragraph" w:styleId="TOC3">
    <w:name w:val="toc 3"/>
    <w:basedOn w:val="Normal"/>
    <w:next w:val="Normal"/>
    <w:autoRedefine/>
    <w:rsid w:val="00922AAB"/>
    <w:pPr>
      <w:ind w:left="240"/>
    </w:pPr>
    <w:rPr>
      <w:rFonts w:cstheme="minorHAnsi"/>
      <w:sz w:val="28"/>
    </w:rPr>
  </w:style>
  <w:style w:type="paragraph" w:styleId="TOC4">
    <w:name w:val="toc 4"/>
    <w:basedOn w:val="Normal"/>
    <w:next w:val="Normal"/>
    <w:autoRedefine/>
    <w:rsid w:val="00FA0E10"/>
    <w:pPr>
      <w:ind w:left="480"/>
    </w:pPr>
    <w:rPr>
      <w:rFonts w:cstheme="minorHAnsi"/>
    </w:rPr>
  </w:style>
  <w:style w:type="paragraph" w:styleId="TOC5">
    <w:name w:val="toc 5"/>
    <w:basedOn w:val="Normal"/>
    <w:next w:val="Normal"/>
    <w:autoRedefine/>
    <w:rsid w:val="00FA0E10"/>
    <w:pPr>
      <w:ind w:left="720"/>
    </w:pPr>
    <w:rPr>
      <w:rFonts w:cstheme="minorHAnsi"/>
    </w:rPr>
  </w:style>
  <w:style w:type="paragraph" w:styleId="TOC6">
    <w:name w:val="toc 6"/>
    <w:basedOn w:val="Normal"/>
    <w:next w:val="Normal"/>
    <w:autoRedefine/>
    <w:rsid w:val="00FA0E10"/>
    <w:pPr>
      <w:ind w:left="960"/>
    </w:pPr>
    <w:rPr>
      <w:rFonts w:cstheme="minorHAnsi"/>
    </w:rPr>
  </w:style>
  <w:style w:type="paragraph" w:styleId="TOC7">
    <w:name w:val="toc 7"/>
    <w:basedOn w:val="Normal"/>
    <w:next w:val="Normal"/>
    <w:autoRedefine/>
    <w:rsid w:val="00FA0E10"/>
    <w:pPr>
      <w:ind w:left="1200"/>
    </w:pPr>
    <w:rPr>
      <w:rFonts w:cstheme="minorHAnsi"/>
    </w:rPr>
  </w:style>
  <w:style w:type="paragraph" w:styleId="TOC8">
    <w:name w:val="toc 8"/>
    <w:basedOn w:val="Normal"/>
    <w:next w:val="Normal"/>
    <w:autoRedefine/>
    <w:rsid w:val="00FA0E10"/>
    <w:pPr>
      <w:ind w:left="1440"/>
    </w:pPr>
    <w:rPr>
      <w:rFonts w:cstheme="minorHAnsi"/>
    </w:rPr>
  </w:style>
  <w:style w:type="paragraph" w:styleId="TOC9">
    <w:name w:val="toc 9"/>
    <w:basedOn w:val="Normal"/>
    <w:next w:val="Normal"/>
    <w:autoRedefine/>
    <w:rsid w:val="00FA0E10"/>
    <w:pPr>
      <w:ind w:left="1680"/>
    </w:pPr>
    <w:rPr>
      <w:rFonts w:cstheme="minorHAnsi"/>
    </w:rPr>
  </w:style>
  <w:style w:type="paragraph" w:styleId="Header">
    <w:name w:val="header"/>
    <w:basedOn w:val="Normal"/>
    <w:link w:val="HeaderChar"/>
    <w:rsid w:val="004C7533"/>
    <w:pPr>
      <w:tabs>
        <w:tab w:val="center" w:pos="4680"/>
        <w:tab w:val="right" w:pos="9360"/>
      </w:tabs>
    </w:pPr>
  </w:style>
  <w:style w:type="character" w:customStyle="1" w:styleId="HeaderChar">
    <w:name w:val="Header Char"/>
    <w:basedOn w:val="DefaultParagraphFont"/>
    <w:link w:val="Header"/>
    <w:rsid w:val="004C7533"/>
    <w:rPr>
      <w:rFonts w:ascii="Calibri" w:hAnsi="Calibri"/>
      <w:sz w:val="24"/>
      <w:szCs w:val="24"/>
    </w:rPr>
  </w:style>
  <w:style w:type="paragraph" w:styleId="Footer">
    <w:name w:val="footer"/>
    <w:basedOn w:val="Normal"/>
    <w:link w:val="FooterChar"/>
    <w:rsid w:val="004C7533"/>
    <w:pPr>
      <w:tabs>
        <w:tab w:val="center" w:pos="4680"/>
        <w:tab w:val="right" w:pos="9360"/>
      </w:tabs>
    </w:pPr>
  </w:style>
  <w:style w:type="character" w:customStyle="1" w:styleId="FooterChar">
    <w:name w:val="Footer Char"/>
    <w:basedOn w:val="DefaultParagraphFont"/>
    <w:link w:val="Footer"/>
    <w:rsid w:val="004C7533"/>
    <w:rPr>
      <w:rFonts w:ascii="Calibri" w:hAnsi="Calibri"/>
      <w:sz w:val="24"/>
      <w:szCs w:val="24"/>
    </w:rPr>
  </w:style>
  <w:style w:type="character" w:customStyle="1" w:styleId="Heading1Char">
    <w:name w:val="Heading 1 Char"/>
    <w:basedOn w:val="DefaultParagraphFont"/>
    <w:link w:val="Heading1"/>
    <w:rsid w:val="0075310A"/>
    <w:rPr>
      <w:rFonts w:asciiTheme="majorHAnsi" w:eastAsiaTheme="majorEastAsia" w:hAnsiTheme="majorHAnsi" w:cstheme="majorBidi"/>
      <w:b/>
      <w:bCs/>
      <w:sz w:val="44"/>
      <w:szCs w:val="28"/>
    </w:rPr>
  </w:style>
  <w:style w:type="paragraph" w:customStyle="1" w:styleId="Heading1Swa">
    <w:name w:val="Heading 1 Swa"/>
    <w:basedOn w:val="Heading1"/>
    <w:autoRedefine/>
    <w:qFormat/>
    <w:rsid w:val="00BE0D4A"/>
    <w:rPr>
      <w:vanish/>
    </w:rPr>
  </w:style>
  <w:style w:type="character" w:customStyle="1" w:styleId="Heading5Char">
    <w:name w:val="Heading 5 Char"/>
    <w:basedOn w:val="DefaultParagraphFont"/>
    <w:locked/>
    <w:rsid w:val="00A70E6E"/>
    <w:rPr>
      <w:rFonts w:ascii="Cambria" w:hAnsi="Cambria"/>
      <w:iCs/>
      <w:sz w:val="24"/>
      <w:szCs w:val="26"/>
    </w:rPr>
  </w:style>
  <w:style w:type="character" w:customStyle="1" w:styleId="Heading6Char">
    <w:name w:val="Heading 6 Char"/>
    <w:basedOn w:val="DefaultParagraphFont"/>
    <w:link w:val="Heading6"/>
    <w:locked/>
    <w:rsid w:val="00763E7F"/>
    <w:rPr>
      <w:rFonts w:asciiTheme="minorHAnsi" w:hAnsiTheme="minorHAnsi"/>
      <w:sz w:val="22"/>
      <w:szCs w:val="22"/>
    </w:rPr>
  </w:style>
  <w:style w:type="character" w:customStyle="1" w:styleId="Heading7Char">
    <w:name w:val="Heading 7 Char"/>
    <w:basedOn w:val="DefaultParagraphFont"/>
    <w:link w:val="Heading7"/>
    <w:locked/>
    <w:rsid w:val="00763E7F"/>
    <w:rPr>
      <w:rFonts w:asciiTheme="minorHAnsi" w:hAnsiTheme="minorHAnsi"/>
      <w:sz w:val="24"/>
    </w:rPr>
  </w:style>
  <w:style w:type="character" w:customStyle="1" w:styleId="Heading8Char">
    <w:name w:val="Heading 8 Char"/>
    <w:basedOn w:val="DefaultParagraphFont"/>
    <w:link w:val="Heading8"/>
    <w:locked/>
    <w:rsid w:val="00763E7F"/>
    <w:rPr>
      <w:rFonts w:asciiTheme="minorHAnsi" w:hAnsiTheme="minorHAnsi"/>
      <w:i/>
      <w:iCs/>
      <w:sz w:val="24"/>
    </w:rPr>
  </w:style>
  <w:style w:type="character" w:customStyle="1" w:styleId="Heading9Char">
    <w:name w:val="Heading 9 Char"/>
    <w:basedOn w:val="DefaultParagraphFont"/>
    <w:link w:val="Heading9"/>
    <w:locked/>
    <w:rsid w:val="00763E7F"/>
    <w:rPr>
      <w:rFonts w:ascii="Arial" w:hAnsi="Arial" w:cs="Arial"/>
      <w:sz w:val="22"/>
      <w:szCs w:val="22"/>
    </w:rPr>
  </w:style>
  <w:style w:type="character" w:styleId="PageNumber">
    <w:name w:val="page number"/>
    <w:basedOn w:val="DefaultParagraphFont"/>
    <w:rsid w:val="00763E7F"/>
    <w:rPr>
      <w:rFonts w:cs="Times New Roman"/>
    </w:rPr>
  </w:style>
  <w:style w:type="paragraph" w:styleId="Title">
    <w:name w:val="Title"/>
    <w:basedOn w:val="Normal"/>
    <w:link w:val="TitleChar"/>
    <w:qFormat/>
    <w:rsid w:val="008B4067"/>
    <w:pPr>
      <w:jc w:val="center"/>
    </w:pPr>
    <w:rPr>
      <w:rFonts w:ascii="Times New Roman" w:hAnsi="Times New Roman"/>
      <w:b/>
      <w:sz w:val="36"/>
      <w:szCs w:val="24"/>
    </w:rPr>
  </w:style>
  <w:style w:type="character" w:customStyle="1" w:styleId="TitleChar">
    <w:name w:val="Title Char"/>
    <w:basedOn w:val="DefaultParagraphFont"/>
    <w:link w:val="Title"/>
    <w:rsid w:val="008B4067"/>
    <w:rPr>
      <w:b/>
      <w:sz w:val="36"/>
      <w:szCs w:val="24"/>
    </w:rPr>
  </w:style>
  <w:style w:type="paragraph" w:styleId="BodyText">
    <w:name w:val="Body Text"/>
    <w:basedOn w:val="Normal"/>
    <w:link w:val="BodyTextChar"/>
    <w:locked/>
    <w:rsid w:val="00763E7F"/>
    <w:pPr>
      <w:jc w:val="both"/>
    </w:pPr>
    <w:rPr>
      <w:rFonts w:ascii="Times New Roman" w:hAnsi="Times New Roman"/>
      <w:sz w:val="28"/>
      <w:szCs w:val="24"/>
    </w:rPr>
  </w:style>
  <w:style w:type="character" w:customStyle="1" w:styleId="BodyTextChar">
    <w:name w:val="Body Text Char"/>
    <w:basedOn w:val="DefaultParagraphFont"/>
    <w:link w:val="BodyText"/>
    <w:rsid w:val="00763E7F"/>
    <w:rPr>
      <w:sz w:val="28"/>
      <w:szCs w:val="24"/>
    </w:rPr>
  </w:style>
  <w:style w:type="paragraph" w:styleId="BodyTextIndent">
    <w:name w:val="Body Text Indent"/>
    <w:basedOn w:val="Normal"/>
    <w:link w:val="BodyTextIndentChar"/>
    <w:locked/>
    <w:rsid w:val="00763E7F"/>
    <w:pPr>
      <w:tabs>
        <w:tab w:val="left" w:pos="1060"/>
      </w:tabs>
      <w:ind w:left="180" w:hanging="180"/>
    </w:pPr>
    <w:rPr>
      <w:rFonts w:ascii="Times New Roman" w:hAnsi="Times New Roman"/>
      <w:szCs w:val="24"/>
    </w:rPr>
  </w:style>
  <w:style w:type="character" w:customStyle="1" w:styleId="BodyTextIndentChar">
    <w:name w:val="Body Text Indent Char"/>
    <w:basedOn w:val="DefaultParagraphFont"/>
    <w:link w:val="BodyTextIndent"/>
    <w:rsid w:val="00763E7F"/>
    <w:rPr>
      <w:sz w:val="24"/>
      <w:szCs w:val="24"/>
    </w:rPr>
  </w:style>
  <w:style w:type="paragraph" w:styleId="BodyText2">
    <w:name w:val="Body Text 2"/>
    <w:basedOn w:val="Normal"/>
    <w:link w:val="BodyText2Char"/>
    <w:locked/>
    <w:rsid w:val="00763E7F"/>
    <w:rPr>
      <w:rFonts w:ascii="Times New Roman" w:hAnsi="Times New Roman"/>
      <w:b/>
      <w:bCs/>
      <w:sz w:val="28"/>
      <w:szCs w:val="24"/>
    </w:rPr>
  </w:style>
  <w:style w:type="character" w:customStyle="1" w:styleId="BodyText2Char">
    <w:name w:val="Body Text 2 Char"/>
    <w:basedOn w:val="DefaultParagraphFont"/>
    <w:link w:val="BodyText2"/>
    <w:rsid w:val="00763E7F"/>
    <w:rPr>
      <w:b/>
      <w:bCs/>
      <w:sz w:val="28"/>
      <w:szCs w:val="24"/>
    </w:rPr>
  </w:style>
  <w:style w:type="paragraph" w:styleId="BodyTextIndent2">
    <w:name w:val="Body Text Indent 2"/>
    <w:basedOn w:val="Normal"/>
    <w:link w:val="BodyTextIndent2Char"/>
    <w:locked/>
    <w:rsid w:val="00763E7F"/>
    <w:pPr>
      <w:ind w:left="360" w:firstLine="360"/>
    </w:pPr>
    <w:rPr>
      <w:rFonts w:ascii="Times New Roman" w:hAnsi="Times New Roman"/>
      <w:szCs w:val="24"/>
    </w:rPr>
  </w:style>
  <w:style w:type="character" w:customStyle="1" w:styleId="BodyTextIndent2Char">
    <w:name w:val="Body Text Indent 2 Char"/>
    <w:basedOn w:val="DefaultParagraphFont"/>
    <w:link w:val="BodyTextIndent2"/>
    <w:rsid w:val="00763E7F"/>
    <w:rPr>
      <w:sz w:val="24"/>
      <w:szCs w:val="24"/>
    </w:rPr>
  </w:style>
  <w:style w:type="paragraph" w:styleId="BodyTextIndent3">
    <w:name w:val="Body Text Indent 3"/>
    <w:basedOn w:val="Normal"/>
    <w:link w:val="BodyTextIndent3Char"/>
    <w:locked/>
    <w:rsid w:val="00763E7F"/>
    <w:pPr>
      <w:ind w:left="360"/>
    </w:pPr>
    <w:rPr>
      <w:rFonts w:ascii="Times New Roman" w:hAnsi="Times New Roman"/>
      <w:szCs w:val="24"/>
    </w:rPr>
  </w:style>
  <w:style w:type="character" w:customStyle="1" w:styleId="BodyTextIndent3Char">
    <w:name w:val="Body Text Indent 3 Char"/>
    <w:basedOn w:val="DefaultParagraphFont"/>
    <w:link w:val="BodyTextIndent3"/>
    <w:rsid w:val="00763E7F"/>
    <w:rPr>
      <w:sz w:val="24"/>
      <w:szCs w:val="24"/>
    </w:rPr>
  </w:style>
  <w:style w:type="paragraph" w:styleId="EndnoteText">
    <w:name w:val="endnote text"/>
    <w:basedOn w:val="Normal"/>
    <w:link w:val="EndnoteTextChar"/>
    <w:locked/>
    <w:rsid w:val="00763E7F"/>
    <w:rPr>
      <w:rFonts w:ascii="Times New Roman" w:hAnsi="Times New Roman"/>
      <w:sz w:val="20"/>
    </w:rPr>
  </w:style>
  <w:style w:type="character" w:customStyle="1" w:styleId="EndnoteTextChar">
    <w:name w:val="Endnote Text Char"/>
    <w:basedOn w:val="DefaultParagraphFont"/>
    <w:link w:val="EndnoteText"/>
    <w:rsid w:val="00763E7F"/>
  </w:style>
  <w:style w:type="character" w:styleId="EndnoteReference">
    <w:name w:val="endnote reference"/>
    <w:basedOn w:val="DefaultParagraphFont"/>
    <w:locked/>
    <w:rsid w:val="00763E7F"/>
    <w:rPr>
      <w:rFonts w:cs="Times New Roman"/>
      <w:vertAlign w:val="superscript"/>
    </w:rPr>
  </w:style>
  <w:style w:type="paragraph" w:styleId="FootnoteText">
    <w:name w:val="footnote text"/>
    <w:basedOn w:val="Normal"/>
    <w:link w:val="FootnoteTextChar"/>
    <w:rsid w:val="00763E7F"/>
    <w:rPr>
      <w:rFonts w:ascii="Times New Roman" w:hAnsi="Times New Roman"/>
      <w:sz w:val="20"/>
    </w:rPr>
  </w:style>
  <w:style w:type="character" w:customStyle="1" w:styleId="FootnoteTextChar">
    <w:name w:val="Footnote Text Char"/>
    <w:basedOn w:val="DefaultParagraphFont"/>
    <w:link w:val="FootnoteText"/>
    <w:rsid w:val="00763E7F"/>
  </w:style>
  <w:style w:type="table" w:styleId="TableGrid">
    <w:name w:val="Table Grid"/>
    <w:basedOn w:val="TableNormal"/>
    <w:locked/>
    <w:rsid w:val="00763E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nhideWhenUsed/>
    <w:locked/>
    <w:rsid w:val="00763E7F"/>
    <w:rPr>
      <w:rFonts w:ascii="Tahoma" w:hAnsi="Tahoma" w:cs="Tahoma"/>
      <w:sz w:val="16"/>
      <w:szCs w:val="16"/>
    </w:rPr>
  </w:style>
  <w:style w:type="character" w:customStyle="1" w:styleId="BalloonTextChar">
    <w:name w:val="Balloon Text Char"/>
    <w:basedOn w:val="DefaultParagraphFont"/>
    <w:link w:val="BalloonText"/>
    <w:rsid w:val="00763E7F"/>
    <w:rPr>
      <w:rFonts w:ascii="Tahoma" w:hAnsi="Tahoma" w:cs="Tahoma"/>
      <w:sz w:val="16"/>
      <w:szCs w:val="16"/>
    </w:rPr>
  </w:style>
  <w:style w:type="paragraph" w:styleId="ListParagraph">
    <w:name w:val="List Paragraph"/>
    <w:basedOn w:val="Normal"/>
    <w:link w:val="ListParagraphChar"/>
    <w:qFormat/>
    <w:rsid w:val="00763E7F"/>
    <w:pPr>
      <w:ind w:left="720"/>
    </w:pPr>
    <w:rPr>
      <w:rFonts w:ascii="Times New Roman" w:hAnsi="Times New Roman"/>
      <w:szCs w:val="24"/>
    </w:rPr>
  </w:style>
  <w:style w:type="paragraph" w:customStyle="1" w:styleId="IISub-subpoints">
    <w:name w:val="II Sub-subpoints"/>
    <w:basedOn w:val="Normal"/>
    <w:rsid w:val="00763E7F"/>
    <w:rPr>
      <w:rFonts w:ascii="Arial" w:hAnsi="Arial"/>
      <w:sz w:val="28"/>
    </w:rPr>
  </w:style>
  <w:style w:type="paragraph" w:customStyle="1" w:styleId="IIISub-subpoints">
    <w:name w:val="III Sub-subpoints"/>
    <w:basedOn w:val="Normal"/>
    <w:rsid w:val="00763E7F"/>
    <w:pPr>
      <w:keepNext/>
      <w:numPr>
        <w:numId w:val="4"/>
      </w:numPr>
      <w:tabs>
        <w:tab w:val="left" w:pos="1440"/>
        <w:tab w:val="left" w:pos="1800"/>
      </w:tabs>
    </w:pPr>
    <w:rPr>
      <w:rFonts w:ascii="Arial" w:hAnsi="Arial"/>
    </w:rPr>
  </w:style>
  <w:style w:type="paragraph" w:styleId="Subtitle">
    <w:name w:val="Subtitle"/>
    <w:basedOn w:val="Normal"/>
    <w:next w:val="Normal"/>
    <w:link w:val="SubtitleChar"/>
    <w:qFormat/>
    <w:rsid w:val="00763E7F"/>
    <w:pPr>
      <w:spacing w:after="60"/>
      <w:jc w:val="center"/>
      <w:outlineLvl w:val="1"/>
    </w:pPr>
    <w:rPr>
      <w:rFonts w:ascii="Cambria" w:hAnsi="Cambria"/>
      <w:szCs w:val="24"/>
    </w:rPr>
  </w:style>
  <w:style w:type="character" w:customStyle="1" w:styleId="SubtitleChar">
    <w:name w:val="Subtitle Char"/>
    <w:basedOn w:val="DefaultParagraphFont"/>
    <w:link w:val="Subtitle"/>
    <w:rsid w:val="00763E7F"/>
    <w:rPr>
      <w:rFonts w:ascii="Cambria" w:hAnsi="Cambria"/>
      <w:sz w:val="24"/>
      <w:szCs w:val="24"/>
    </w:rPr>
  </w:style>
  <w:style w:type="character" w:customStyle="1" w:styleId="sensecontent">
    <w:name w:val="sense_content"/>
    <w:basedOn w:val="DefaultParagraphFont"/>
    <w:rsid w:val="00763E7F"/>
    <w:rPr>
      <w:rFonts w:cs="Times New Roman"/>
    </w:rPr>
  </w:style>
  <w:style w:type="character" w:customStyle="1" w:styleId="senselabel">
    <w:name w:val="sense_label"/>
    <w:basedOn w:val="DefaultParagraphFont"/>
    <w:rsid w:val="00763E7F"/>
    <w:rPr>
      <w:rFonts w:cs="Times New Roman"/>
    </w:rPr>
  </w:style>
  <w:style w:type="character" w:styleId="Strong">
    <w:name w:val="Strong"/>
    <w:basedOn w:val="DefaultParagraphFont"/>
    <w:qFormat/>
    <w:rsid w:val="00763E7F"/>
    <w:rPr>
      <w:rFonts w:cs="Times New Roman"/>
      <w:b/>
      <w:bCs/>
    </w:rPr>
  </w:style>
  <w:style w:type="paragraph" w:customStyle="1" w:styleId="D0E609831FED48EB94937DD10D23D6A9">
    <w:name w:val="D0E609831FED48EB94937DD10D23D6A9"/>
    <w:rsid w:val="00763E7F"/>
    <w:pPr>
      <w:spacing w:after="200" w:line="276" w:lineRule="auto"/>
    </w:pPr>
    <w:rPr>
      <w:rFonts w:ascii="Calibri" w:hAnsi="Calibri"/>
      <w:sz w:val="22"/>
      <w:szCs w:val="22"/>
    </w:rPr>
  </w:style>
  <w:style w:type="paragraph" w:styleId="Revision">
    <w:name w:val="Revision"/>
    <w:hidden/>
    <w:semiHidden/>
    <w:rsid w:val="00763E7F"/>
    <w:rPr>
      <w:sz w:val="24"/>
      <w:szCs w:val="24"/>
    </w:rPr>
  </w:style>
  <w:style w:type="paragraph" w:styleId="DocumentMap">
    <w:name w:val="Document Map"/>
    <w:basedOn w:val="Normal"/>
    <w:link w:val="DocumentMapChar"/>
    <w:unhideWhenUsed/>
    <w:locked/>
    <w:rsid w:val="00763E7F"/>
    <w:rPr>
      <w:rFonts w:ascii="Tahoma" w:hAnsi="Tahoma" w:cs="Tahoma"/>
      <w:sz w:val="16"/>
      <w:szCs w:val="16"/>
    </w:rPr>
  </w:style>
  <w:style w:type="character" w:customStyle="1" w:styleId="DocumentMapChar">
    <w:name w:val="Document Map Char"/>
    <w:basedOn w:val="DefaultParagraphFont"/>
    <w:link w:val="DocumentMap"/>
    <w:rsid w:val="00763E7F"/>
    <w:rPr>
      <w:rFonts w:ascii="Tahoma" w:hAnsi="Tahoma" w:cs="Tahoma"/>
      <w:sz w:val="16"/>
      <w:szCs w:val="16"/>
    </w:rPr>
  </w:style>
  <w:style w:type="paragraph" w:customStyle="1" w:styleId="Style2">
    <w:name w:val="Style2"/>
    <w:basedOn w:val="Normal"/>
    <w:link w:val="Style2Char"/>
    <w:rsid w:val="00763E7F"/>
    <w:pPr>
      <w:numPr>
        <w:numId w:val="5"/>
      </w:numPr>
    </w:pPr>
    <w:rPr>
      <w:rFonts w:ascii="Times New Roman" w:hAnsi="Times New Roman"/>
      <w:sz w:val="28"/>
      <w:szCs w:val="28"/>
    </w:rPr>
  </w:style>
  <w:style w:type="character" w:customStyle="1" w:styleId="Style1Char">
    <w:name w:val="Style1 Char"/>
    <w:basedOn w:val="DefaultParagraphFont"/>
    <w:locked/>
    <w:rsid w:val="00763E7F"/>
    <w:rPr>
      <w:sz w:val="24"/>
      <w:szCs w:val="24"/>
      <w:lang w:val="en-US" w:eastAsia="en-US" w:bidi="ar-SA"/>
    </w:rPr>
  </w:style>
  <w:style w:type="paragraph" w:customStyle="1" w:styleId="Style3">
    <w:name w:val="Style3"/>
    <w:basedOn w:val="Normal"/>
    <w:link w:val="Style3Char"/>
    <w:rsid w:val="00763E7F"/>
    <w:pPr>
      <w:numPr>
        <w:numId w:val="6"/>
      </w:numPr>
      <w:ind w:left="1080"/>
    </w:pPr>
    <w:rPr>
      <w:rFonts w:ascii="Times New Roman" w:hAnsi="Times New Roman"/>
      <w:szCs w:val="24"/>
    </w:rPr>
  </w:style>
  <w:style w:type="character" w:customStyle="1" w:styleId="Style2Char">
    <w:name w:val="Style2 Char"/>
    <w:basedOn w:val="DefaultParagraphFont"/>
    <w:link w:val="Style2"/>
    <w:locked/>
    <w:rsid w:val="00763E7F"/>
    <w:rPr>
      <w:sz w:val="28"/>
      <w:szCs w:val="28"/>
    </w:rPr>
  </w:style>
  <w:style w:type="paragraph" w:customStyle="1" w:styleId="Style4">
    <w:name w:val="Style4"/>
    <w:basedOn w:val="Normal"/>
    <w:link w:val="Style4Char"/>
    <w:rsid w:val="00763E7F"/>
    <w:pPr>
      <w:numPr>
        <w:numId w:val="7"/>
      </w:numPr>
      <w:ind w:left="2160"/>
    </w:pPr>
    <w:rPr>
      <w:rFonts w:ascii="Times New Roman" w:hAnsi="Times New Roman"/>
      <w:szCs w:val="24"/>
    </w:rPr>
  </w:style>
  <w:style w:type="character" w:customStyle="1" w:styleId="Style3Char">
    <w:name w:val="Style3 Char"/>
    <w:basedOn w:val="DefaultParagraphFont"/>
    <w:link w:val="Style3"/>
    <w:locked/>
    <w:rsid w:val="00763E7F"/>
    <w:rPr>
      <w:sz w:val="24"/>
      <w:szCs w:val="24"/>
    </w:rPr>
  </w:style>
  <w:style w:type="character" w:customStyle="1" w:styleId="Style4Char">
    <w:name w:val="Style4 Char"/>
    <w:basedOn w:val="DefaultParagraphFont"/>
    <w:link w:val="Style4"/>
    <w:locked/>
    <w:rsid w:val="00763E7F"/>
    <w:rPr>
      <w:sz w:val="24"/>
      <w:szCs w:val="24"/>
    </w:rPr>
  </w:style>
  <w:style w:type="character" w:styleId="FootnoteReference">
    <w:name w:val="footnote reference"/>
    <w:basedOn w:val="DefaultParagraphFont"/>
    <w:unhideWhenUsed/>
    <w:rsid w:val="00763E7F"/>
    <w:rPr>
      <w:rFonts w:cs="Times New Roman"/>
      <w:vertAlign w:val="superscript"/>
    </w:rPr>
  </w:style>
  <w:style w:type="paragraph" w:customStyle="1" w:styleId="Style0">
    <w:name w:val="Style0"/>
    <w:basedOn w:val="Heading2"/>
    <w:link w:val="Style0Char"/>
    <w:qFormat/>
    <w:rsid w:val="00763E7F"/>
    <w:rPr>
      <w:rFonts w:ascii="Calibri" w:hAnsi="Calibri"/>
      <w:b w:val="0"/>
      <w:szCs w:val="24"/>
    </w:rPr>
  </w:style>
  <w:style w:type="paragraph" w:customStyle="1" w:styleId="Heading2b">
    <w:name w:val="Heading 2b"/>
    <w:basedOn w:val="Heading2"/>
    <w:link w:val="Heading2bChar"/>
    <w:rsid w:val="00763E7F"/>
    <w:rPr>
      <w:rFonts w:ascii="Calibri" w:hAnsi="Calibri"/>
      <w:b w:val="0"/>
      <w:szCs w:val="24"/>
    </w:rPr>
  </w:style>
  <w:style w:type="character" w:customStyle="1" w:styleId="Style0Char">
    <w:name w:val="Style0 Char"/>
    <w:basedOn w:val="Heading2Char"/>
    <w:link w:val="Style0"/>
    <w:locked/>
    <w:rsid w:val="00763E7F"/>
    <w:rPr>
      <w:rFonts w:ascii="Cambria" w:hAnsi="Cambria" w:cs="Arial"/>
      <w:b w:val="0"/>
      <w:noProof/>
      <w:sz w:val="28"/>
      <w:szCs w:val="24"/>
    </w:rPr>
  </w:style>
  <w:style w:type="character" w:customStyle="1" w:styleId="Heading2bChar">
    <w:name w:val="Heading 2b Char"/>
    <w:basedOn w:val="Heading2Char"/>
    <w:link w:val="Heading2b"/>
    <w:locked/>
    <w:rsid w:val="00763E7F"/>
    <w:rPr>
      <w:rFonts w:ascii="Cambria" w:hAnsi="Cambria" w:cs="Arial"/>
      <w:b w:val="0"/>
      <w:noProof/>
      <w:sz w:val="28"/>
      <w:szCs w:val="24"/>
    </w:rPr>
  </w:style>
  <w:style w:type="character" w:customStyle="1" w:styleId="apple-style-span">
    <w:name w:val="apple-style-span"/>
    <w:basedOn w:val="DefaultParagraphFont"/>
    <w:rsid w:val="00763E7F"/>
    <w:rPr>
      <w:rFonts w:cs="Times New Roman"/>
    </w:rPr>
  </w:style>
  <w:style w:type="character" w:customStyle="1" w:styleId="apple-converted-space">
    <w:name w:val="apple-converted-space"/>
    <w:basedOn w:val="DefaultParagraphFont"/>
    <w:rsid w:val="00763E7F"/>
    <w:rPr>
      <w:rFonts w:cs="Times New Roman"/>
    </w:rPr>
  </w:style>
  <w:style w:type="paragraph" w:styleId="NormalWeb">
    <w:name w:val="Normal (Web)"/>
    <w:basedOn w:val="Normal"/>
    <w:unhideWhenUsed/>
    <w:rsid w:val="00763E7F"/>
    <w:pPr>
      <w:spacing w:before="100" w:beforeAutospacing="1" w:after="100" w:afterAutospacing="1"/>
    </w:pPr>
    <w:rPr>
      <w:rFonts w:ascii="Times New Roman" w:hAnsi="Times New Roman"/>
      <w:szCs w:val="24"/>
    </w:rPr>
  </w:style>
  <w:style w:type="paragraph" w:customStyle="1" w:styleId="17">
    <w:name w:val="17"/>
    <w:basedOn w:val="ListParagraph"/>
    <w:link w:val="17Char"/>
    <w:rsid w:val="00763E7F"/>
    <w:pPr>
      <w:numPr>
        <w:numId w:val="9"/>
      </w:numPr>
      <w:tabs>
        <w:tab w:val="num" w:pos="360"/>
      </w:tabs>
      <w:ind w:left="720" w:hanging="360"/>
    </w:pPr>
  </w:style>
  <w:style w:type="character" w:customStyle="1" w:styleId="ListParagraphChar">
    <w:name w:val="List Paragraph Char"/>
    <w:basedOn w:val="DefaultParagraphFont"/>
    <w:link w:val="ListParagraph"/>
    <w:locked/>
    <w:rsid w:val="00763E7F"/>
    <w:rPr>
      <w:sz w:val="24"/>
      <w:szCs w:val="24"/>
    </w:rPr>
  </w:style>
  <w:style w:type="character" w:customStyle="1" w:styleId="17Char">
    <w:name w:val="17 Char"/>
    <w:basedOn w:val="ListParagraphChar"/>
    <w:link w:val="17"/>
    <w:locked/>
    <w:rsid w:val="00763E7F"/>
    <w:rPr>
      <w:sz w:val="24"/>
      <w:szCs w:val="24"/>
    </w:rPr>
  </w:style>
  <w:style w:type="character" w:styleId="Emphasis">
    <w:name w:val="Emphasis"/>
    <w:basedOn w:val="DefaultParagraphFont"/>
    <w:qFormat/>
    <w:locked/>
    <w:rsid w:val="00763E7F"/>
    <w:rPr>
      <w:rFonts w:cs="Times New Roman"/>
      <w:i/>
      <w:iCs/>
    </w:rPr>
  </w:style>
  <w:style w:type="character" w:customStyle="1" w:styleId="period">
    <w:name w:val="period"/>
    <w:basedOn w:val="DefaultParagraphFont"/>
    <w:rsid w:val="00763E7F"/>
    <w:rPr>
      <w:rFonts w:cs="Times New Roman"/>
    </w:rPr>
  </w:style>
  <w:style w:type="character" w:customStyle="1" w:styleId="year">
    <w:name w:val="year"/>
    <w:basedOn w:val="DefaultParagraphFont"/>
    <w:rsid w:val="00763E7F"/>
    <w:rPr>
      <w:rFonts w:cs="Times New Roman"/>
    </w:rPr>
  </w:style>
  <w:style w:type="character" w:customStyle="1" w:styleId="reference">
    <w:name w:val="reference"/>
    <w:basedOn w:val="DefaultParagraphFont"/>
    <w:rsid w:val="00763E7F"/>
    <w:rPr>
      <w:rFonts w:cs="Times New Roman"/>
    </w:rPr>
  </w:style>
  <w:style w:type="paragraph" w:customStyle="1" w:styleId="SQBibleAtlas">
    <w:name w:val="SQ BibleAtlas"/>
    <w:basedOn w:val="ListParagraph"/>
    <w:link w:val="SQBibleAtlasChar"/>
    <w:qFormat/>
    <w:rsid w:val="00763E7F"/>
    <w:pPr>
      <w:numPr>
        <w:numId w:val="10"/>
      </w:numPr>
    </w:pPr>
    <w:rPr>
      <w:rFonts w:ascii="Cambria" w:hAnsi="Cambria"/>
    </w:rPr>
  </w:style>
  <w:style w:type="character" w:customStyle="1" w:styleId="azure1">
    <w:name w:val="azure1"/>
    <w:basedOn w:val="DefaultParagraphFont"/>
    <w:rsid w:val="00763E7F"/>
    <w:rPr>
      <w:rFonts w:ascii="Times New Roman" w:hAnsi="Times New Roman" w:cs="Times New Roman"/>
      <w:b/>
      <w:bCs/>
      <w:color w:val="6699CC"/>
      <w:sz w:val="54"/>
      <w:szCs w:val="54"/>
    </w:rPr>
  </w:style>
  <w:style w:type="character" w:customStyle="1" w:styleId="SQBibleAtlasChar">
    <w:name w:val="SQ BibleAtlas Char"/>
    <w:basedOn w:val="ListParagraphChar"/>
    <w:link w:val="SQBibleAtlas"/>
    <w:locked/>
    <w:rsid w:val="00763E7F"/>
    <w:rPr>
      <w:rFonts w:ascii="Cambria" w:hAnsi="Cambria"/>
      <w:sz w:val="24"/>
      <w:szCs w:val="24"/>
    </w:rPr>
  </w:style>
  <w:style w:type="paragraph" w:customStyle="1" w:styleId="Style5">
    <w:name w:val="Style5"/>
    <w:basedOn w:val="Normal"/>
    <w:link w:val="Style5Char"/>
    <w:qFormat/>
    <w:rsid w:val="00763E7F"/>
    <w:rPr>
      <w:rFonts w:ascii="Times New Roman" w:hAnsi="Times New Roman"/>
      <w:szCs w:val="24"/>
    </w:rPr>
  </w:style>
  <w:style w:type="character" w:customStyle="1" w:styleId="Style5Char">
    <w:name w:val="Style5 Char"/>
    <w:basedOn w:val="DefaultParagraphFont"/>
    <w:link w:val="Style5"/>
    <w:locked/>
    <w:rsid w:val="00763E7F"/>
    <w:rPr>
      <w:sz w:val="24"/>
      <w:szCs w:val="24"/>
    </w:rPr>
  </w:style>
  <w:style w:type="numbering" w:customStyle="1" w:styleId="WayShouldBe">
    <w:name w:val="WayShouldBe"/>
    <w:rsid w:val="00763E7F"/>
    <w:pPr>
      <w:numPr>
        <w:numId w:val="8"/>
      </w:numPr>
    </w:pPr>
  </w:style>
  <w:style w:type="paragraph" w:styleId="Quote">
    <w:name w:val="Quote"/>
    <w:basedOn w:val="Normal"/>
    <w:next w:val="Normal"/>
    <w:link w:val="QuoteChar"/>
    <w:qFormat/>
    <w:locked/>
    <w:rsid w:val="00763E7F"/>
    <w:rPr>
      <w:rFonts w:ascii="Times New Roman" w:hAnsi="Times New Roman"/>
      <w:i/>
      <w:iCs/>
      <w:color w:val="000000"/>
      <w:szCs w:val="24"/>
    </w:rPr>
  </w:style>
  <w:style w:type="character" w:customStyle="1" w:styleId="QuoteChar">
    <w:name w:val="Quote Char"/>
    <w:basedOn w:val="DefaultParagraphFont"/>
    <w:link w:val="Quote"/>
    <w:rsid w:val="00763E7F"/>
    <w:rPr>
      <w:i/>
      <w:iCs/>
      <w:color w:val="000000"/>
      <w:sz w:val="24"/>
      <w:szCs w:val="24"/>
    </w:rPr>
  </w:style>
  <w:style w:type="character" w:styleId="LineNumber">
    <w:name w:val="line number"/>
    <w:basedOn w:val="DefaultParagraphFont"/>
    <w:locked/>
    <w:rsid w:val="00763E7F"/>
    <w:rPr>
      <w:rFonts w:cs="Times New Roman"/>
    </w:rPr>
  </w:style>
  <w:style w:type="paragraph" w:customStyle="1" w:styleId="Style6">
    <w:name w:val="Style6"/>
    <w:basedOn w:val="Heading6"/>
    <w:link w:val="Style6Char"/>
    <w:qFormat/>
    <w:rsid w:val="00763E7F"/>
    <w:pPr>
      <w:numPr>
        <w:numId w:val="12"/>
      </w:numPr>
      <w:tabs>
        <w:tab w:val="left" w:pos="1800"/>
      </w:tabs>
      <w:spacing w:before="0" w:after="0"/>
    </w:pPr>
    <w:rPr>
      <w:sz w:val="24"/>
      <w:szCs w:val="24"/>
    </w:rPr>
  </w:style>
  <w:style w:type="character" w:customStyle="1" w:styleId="Style6Char">
    <w:name w:val="Style6 Char"/>
    <w:basedOn w:val="Heading6Char"/>
    <w:link w:val="Style6"/>
    <w:locked/>
    <w:rsid w:val="00763E7F"/>
    <w:rPr>
      <w:rFonts w:asciiTheme="minorHAnsi" w:hAnsiTheme="minorHAnsi"/>
      <w:sz w:val="24"/>
      <w:szCs w:val="24"/>
    </w:rPr>
  </w:style>
  <w:style w:type="paragraph" w:customStyle="1" w:styleId="tests">
    <w:name w:val="tests"/>
    <w:basedOn w:val="Normal"/>
    <w:link w:val="testsChar"/>
    <w:qFormat/>
    <w:rsid w:val="00763E7F"/>
    <w:pPr>
      <w:numPr>
        <w:numId w:val="11"/>
      </w:numPr>
      <w:ind w:left="360"/>
    </w:pPr>
    <w:rPr>
      <w:szCs w:val="24"/>
    </w:rPr>
  </w:style>
  <w:style w:type="character" w:customStyle="1" w:styleId="testsChar">
    <w:name w:val="tests Char"/>
    <w:basedOn w:val="Heading4Char"/>
    <w:link w:val="tests"/>
    <w:locked/>
    <w:rsid w:val="00763E7F"/>
    <w:rPr>
      <w:rFonts w:asciiTheme="minorHAnsi" w:hAnsiTheme="minorHAnsi"/>
      <w:sz w:val="24"/>
      <w:szCs w:val="24"/>
    </w:rPr>
  </w:style>
  <w:style w:type="paragraph" w:customStyle="1" w:styleId="style29">
    <w:name w:val="style29"/>
    <w:basedOn w:val="Normal"/>
    <w:rsid w:val="00763E7F"/>
    <w:pPr>
      <w:spacing w:before="100" w:beforeAutospacing="1" w:after="100" w:afterAutospacing="1"/>
    </w:pPr>
    <w:rPr>
      <w:rFonts w:ascii="Verdana" w:hAnsi="Verdana"/>
      <w:szCs w:val="24"/>
    </w:rPr>
  </w:style>
  <w:style w:type="paragraph" w:customStyle="1" w:styleId="CenteredParagraph">
    <w:name w:val="Centered Paragraph"/>
    <w:basedOn w:val="Normal"/>
    <w:autoRedefine/>
    <w:qFormat/>
    <w:rsid w:val="004D727C"/>
    <w:pPr>
      <w:jc w:val="center"/>
    </w:pPr>
    <w:rPr>
      <w:b/>
      <w:bCs/>
      <w:sz w:val="28"/>
      <w:szCs w:val="28"/>
    </w:rPr>
  </w:style>
  <w:style w:type="paragraph" w:customStyle="1" w:styleId="Heading2Nobreak">
    <w:name w:val="Heading 2 No break"/>
    <w:autoRedefine/>
    <w:qFormat/>
    <w:rsid w:val="00121183"/>
    <w:pPr>
      <w:jc w:val="center"/>
    </w:pPr>
    <w:rPr>
      <w:rFonts w:ascii="Cambria" w:hAnsi="Cambria" w:cs="Arial"/>
      <w:b/>
      <w:sz w:val="28"/>
      <w:szCs w:val="16"/>
    </w:rPr>
  </w:style>
  <w:style w:type="paragraph" w:customStyle="1" w:styleId="QuestionsAns">
    <w:name w:val="Questions Ans"/>
    <w:basedOn w:val="Normal"/>
    <w:autoRedefine/>
    <w:qFormat/>
    <w:rsid w:val="00867540"/>
    <w:pPr>
      <w:ind w:left="720"/>
    </w:pPr>
    <w:rPr>
      <w:i/>
      <w:vanish/>
    </w:rPr>
  </w:style>
  <w:style w:type="character" w:customStyle="1" w:styleId="Heading4Char1">
    <w:name w:val="Heading 4 Char1"/>
    <w:basedOn w:val="DefaultParagraphFont"/>
    <w:rsid w:val="00C80332"/>
    <w:rPr>
      <w:rFonts w:asciiTheme="majorHAnsi" w:eastAsiaTheme="majorEastAsia" w:hAnsiTheme="majorHAnsi" w:cstheme="majorBidi"/>
      <w:b/>
      <w:bCs/>
      <w:iCs/>
      <w:sz w:val="24"/>
    </w:rPr>
  </w:style>
  <w:style w:type="character" w:customStyle="1" w:styleId="Heading3Char1">
    <w:name w:val="Heading 3 Char1"/>
    <w:basedOn w:val="DefaultParagraphFont"/>
    <w:link w:val="Heading3"/>
    <w:rsid w:val="007330E2"/>
    <w:rPr>
      <w:rFonts w:asciiTheme="majorHAnsi" w:eastAsiaTheme="majorEastAsia" w:hAnsiTheme="majorHAnsi" w:cstheme="majorBidi"/>
      <w:b/>
      <w:bCs/>
      <w:sz w:val="24"/>
    </w:rPr>
  </w:style>
  <w:style w:type="character" w:customStyle="1" w:styleId="Heading4Char2">
    <w:name w:val="Heading 4 Char2"/>
    <w:basedOn w:val="DefaultParagraphFont"/>
    <w:rsid w:val="00A70E6E"/>
    <w:rPr>
      <w:rFonts w:asciiTheme="majorHAnsi" w:eastAsiaTheme="majorEastAsia" w:hAnsiTheme="majorHAnsi" w:cstheme="majorBidi"/>
      <w:b/>
      <w:bCs/>
      <w:iCs/>
      <w:sz w:val="24"/>
    </w:rPr>
  </w:style>
  <w:style w:type="paragraph" w:customStyle="1" w:styleId="TableHeader">
    <w:name w:val="Table Header"/>
    <w:basedOn w:val="Normal"/>
    <w:autoRedefine/>
    <w:rsid w:val="004D727C"/>
    <w:pPr>
      <w:shd w:val="clear" w:color="auto" w:fill="EEECE1"/>
      <w:jc w:val="center"/>
    </w:pPr>
    <w:rPr>
      <w:rFonts w:ascii="Cambria" w:hAnsi="Cambria"/>
      <w:b/>
      <w:bCs/>
      <w:sz w:val="28"/>
    </w:rPr>
  </w:style>
  <w:style w:type="paragraph" w:customStyle="1" w:styleId="Scripture">
    <w:name w:val="Scripture"/>
    <w:basedOn w:val="Normal"/>
    <w:link w:val="ScriptureChar"/>
    <w:qFormat/>
    <w:rsid w:val="007F42D3"/>
    <w:pPr>
      <w:ind w:left="720" w:hanging="720"/>
    </w:pPr>
    <w:rPr>
      <w:i/>
    </w:rPr>
  </w:style>
  <w:style w:type="paragraph" w:customStyle="1" w:styleId="List6">
    <w:name w:val="List 6"/>
    <w:link w:val="List6Char"/>
    <w:autoRedefine/>
    <w:qFormat/>
    <w:rsid w:val="004405BD"/>
    <w:pPr>
      <w:numPr>
        <w:numId w:val="27"/>
      </w:numPr>
    </w:pPr>
    <w:rPr>
      <w:sz w:val="24"/>
      <w:szCs w:val="24"/>
    </w:rPr>
  </w:style>
  <w:style w:type="character" w:customStyle="1" w:styleId="ScriptureChar">
    <w:name w:val="Scripture Char"/>
    <w:basedOn w:val="DefaultParagraphFont"/>
    <w:link w:val="Scripture"/>
    <w:rsid w:val="007F42D3"/>
    <w:rPr>
      <w:rFonts w:asciiTheme="minorHAnsi" w:hAnsiTheme="minorHAnsi"/>
      <w:i/>
      <w:sz w:val="24"/>
    </w:rPr>
  </w:style>
  <w:style w:type="paragraph" w:customStyle="1" w:styleId="List7">
    <w:name w:val="List 7"/>
    <w:link w:val="List7Char"/>
    <w:autoRedefine/>
    <w:qFormat/>
    <w:rsid w:val="007929ED"/>
    <w:pPr>
      <w:numPr>
        <w:numId w:val="28"/>
      </w:numPr>
    </w:pPr>
    <w:rPr>
      <w:sz w:val="24"/>
      <w:szCs w:val="24"/>
    </w:rPr>
  </w:style>
  <w:style w:type="character" w:customStyle="1" w:styleId="List6Char">
    <w:name w:val="List 6 Char"/>
    <w:basedOn w:val="ListParagraphChar"/>
    <w:link w:val="List6"/>
    <w:rsid w:val="004405BD"/>
    <w:rPr>
      <w:sz w:val="24"/>
      <w:szCs w:val="24"/>
    </w:rPr>
  </w:style>
  <w:style w:type="character" w:customStyle="1" w:styleId="List7Char">
    <w:name w:val="List 7 Char"/>
    <w:basedOn w:val="ListParagraphChar"/>
    <w:link w:val="List7"/>
    <w:rsid w:val="007929ED"/>
    <w:rPr>
      <w:sz w:val="24"/>
      <w:szCs w:val="24"/>
    </w:rPr>
  </w:style>
  <w:style w:type="table" w:customStyle="1" w:styleId="TableGrid1">
    <w:name w:val="Table Grid1"/>
    <w:basedOn w:val="TableNormal"/>
    <w:next w:val="TableGrid"/>
    <w:uiPriority w:val="59"/>
    <w:rsid w:val="002812A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2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dbi%20master\DBI%20Textbooks\New%20folder\DBI_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DF4C6-49C2-4814-A05E-4AA2C6EF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DBI_MANUAL</Template>
  <TotalTime>919</TotalTime>
  <Pages>43</Pages>
  <Words>8421</Words>
  <Characters>43721</Characters>
  <Application>Microsoft Office Word</Application>
  <DocSecurity>0</DocSecurity>
  <Lines>364</Lines>
  <Paragraphs>104</Paragraphs>
  <ScaleCrop>false</ScaleCrop>
  <HeadingPairs>
    <vt:vector size="2" baseType="variant">
      <vt:variant>
        <vt:lpstr>Title</vt:lpstr>
      </vt:variant>
      <vt:variant>
        <vt:i4>1</vt:i4>
      </vt:variant>
    </vt:vector>
  </HeadingPairs>
  <TitlesOfParts>
    <vt:vector size="1" baseType="lpstr">
      <vt:lpstr>Lesson 6</vt:lpstr>
    </vt:vector>
  </TitlesOfParts>
  <Company/>
  <LinksUpToDate>false</LinksUpToDate>
  <CharactersWithSpaces>52038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6</dc:title>
  <dc:creator>JATHL</dc:creator>
  <cp:lastModifiedBy>Stephen Reynolds, Jr.</cp:lastModifiedBy>
  <cp:revision>111</cp:revision>
  <cp:lastPrinted>2012-10-30T12:02:00Z</cp:lastPrinted>
  <dcterms:created xsi:type="dcterms:W3CDTF">2012-10-23T00:48:00Z</dcterms:created>
  <dcterms:modified xsi:type="dcterms:W3CDTF">2013-02-07T22:30:00Z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cessingInstructions">
    <vt:lpwstr>&lt;?xml-stylesheet type="text/css" href="dbi_print.css"?&gt;</vt:lpwstr>
  </property>
  <property fmtid="{D5CDD505-2E9C-101B-9397-08002B2CF9AE}" pid="3" name="Microsoft Theme">
    <vt:lpwstr>Journal 000</vt:lpwstr>
  </property>
  <property fmtid="{D5CDD505-2E9C-101B-9397-08002B2CF9AE}" pid="4" name="Google.Documents.Tracking">
    <vt:lpwstr>true</vt:lpwstr>
  </property>
  <property fmtid="{D5CDD505-2E9C-101B-9397-08002B2CF9AE}" pid="5" name="Google.Documents.DocumentId">
    <vt:lpwstr>1mFq-osMpKwjf6OEWfJELL8aw926GRz8ymZ7d9wHBpxQ</vt:lpwstr>
  </property>
  <property fmtid="{D5CDD505-2E9C-101B-9397-08002B2CF9AE}" pid="6" name="Google.Documents.RevisionId">
    <vt:lpwstr>07587292600158591375</vt:lpwstr>
  </property>
  <property fmtid="{D5CDD505-2E9C-101B-9397-08002B2CF9AE}" pid="7" name="Google.Documents.PreviousRevisionId">
    <vt:lpwstr>09386730369979600469</vt:lpwstr>
  </property>
  <property fmtid="{D5CDD505-2E9C-101B-9397-08002B2CF9AE}" pid="8" name="Google.Documents.PluginVersion">
    <vt:lpwstr>2.0.2662.553</vt:lpwstr>
  </property>
  <property fmtid="{D5CDD505-2E9C-101B-9397-08002B2CF9AE}" pid="9" name="Google.Documents.MergeIncapabilityFlags">
    <vt:i4>0</vt:i4>
  </property>
</Properties>
</file>